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DF42929" w14:textId="77777777" w:rsidR="00317E72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 SIMATS ENGINEERING</w:t>
      </w:r>
    </w:p>
    <w:p w14:paraId="6ADBCCE1" w14:textId="77777777" w:rsidR="00317E72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ASSESSMENT TOOL 1</w:t>
      </w:r>
    </w:p>
    <w:p w14:paraId="0D4FBC6B" w14:textId="77777777" w:rsidR="00317E72" w:rsidRDefault="00317E72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34"/>
          <w:szCs w:val="34"/>
        </w:rPr>
      </w:pPr>
    </w:p>
    <w:p w14:paraId="46FBFEE8" w14:textId="77777777" w:rsidR="00317E72" w:rsidRDefault="00317E72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34"/>
          <w:szCs w:val="34"/>
        </w:rPr>
      </w:pPr>
    </w:p>
    <w:p w14:paraId="4C6EE04C" w14:textId="77777777" w:rsidR="00317E72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COURSE NAME: OBJECT ORIENTED ANALYSIS AND DESIGN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</w:p>
    <w:p w14:paraId="549FB187" w14:textId="77777777" w:rsidR="00317E72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COURSE CODE:  CSA11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</w:p>
    <w:p w14:paraId="0D6A73CB" w14:textId="77777777" w:rsidR="00317E72" w:rsidRDefault="00317E72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7E8EDDD" w14:textId="77777777" w:rsidR="00317E72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inline distT="0" distB="0" distL="114300" distR="114300" wp14:anchorId="06DF53C4" wp14:editId="409D3F00">
                <wp:extent cx="5731200" cy="3810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530018B" w14:textId="77777777" w:rsidR="00317E72" w:rsidRDefault="00317E72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DF53C4" id="Rectangle 1" o:spid="_x0000_s1026" style="width:451.3pt;height: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" filled="f">
                <v:stroke startarrowwidth="narrow" startarrowlength="short" endarrowwidth="narrow" endarrowlength="short" miterlimit="52f"/>
                <v:textbox inset="2.53958mm,2.53958mm,2.53958mm,2.53958mm">
                  <w:txbxContent>
                    <w:p w14:paraId="7530018B" w14:textId="77777777" w:rsidR="00317E72" w:rsidRDefault="00317E72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4DFA1D30" w14:textId="77777777" w:rsidR="00317E72" w:rsidRDefault="00317E72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F3E957B" w14:textId="77777777" w:rsidR="00317E72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COURSE OUTCOME COVERED</w:t>
      </w:r>
    </w:p>
    <w:p w14:paraId="6EF93765" w14:textId="77777777" w:rsidR="00317E72" w:rsidRDefault="00317E72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CF01DE" w14:textId="77777777" w:rsidR="00317E72" w:rsidRDefault="00000000">
      <w:pPr>
        <w:spacing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CO1: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Apply object-oriented concepts and software development life cycle models to design structured and modular software systems</w:t>
      </w: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(BL2, BL3)</w:t>
      </w:r>
    </w:p>
    <w:p w14:paraId="45879C4E" w14:textId="77777777" w:rsidR="00317E72" w:rsidRDefault="00317E72">
      <w:pPr>
        <w:spacing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7E84436F" w14:textId="77777777" w:rsidR="00317E72" w:rsidRDefault="00000000">
      <w:pPr>
        <w:spacing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Assessment Tool Weightage: 60%</w:t>
      </w:r>
    </w:p>
    <w:p w14:paraId="331BF721" w14:textId="77777777" w:rsidR="00317E72" w:rsidRDefault="00000000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inline distT="0" distB="0" distL="114300" distR="114300" wp14:anchorId="6B86B0B3" wp14:editId="2935AABB">
                <wp:extent cx="5731200" cy="3810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C43A9C7" w14:textId="77777777" w:rsidR="00317E72" w:rsidRDefault="00317E72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86B0B3" id="Rectangle 2" o:spid="_x0000_s1027" style="width:451.3pt;height: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2C43A9C7" w14:textId="77777777" w:rsidR="00317E72" w:rsidRDefault="00317E72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52E485ED" w14:textId="77777777" w:rsidR="00317E72" w:rsidRDefault="00317E7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3F2C63E" w14:textId="77777777" w:rsidR="00317E72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Dr Ramamoorthy</w:t>
      </w:r>
    </w:p>
    <w:p w14:paraId="33ABF6A4" w14:textId="77777777" w:rsidR="00317E72" w:rsidRDefault="00317E72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721BB4E" w14:textId="77777777" w:rsidR="00317E72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QUESTIONS: 12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Total Marks:60</w:t>
      </w:r>
    </w:p>
    <w:p w14:paraId="141B955A" w14:textId="77777777" w:rsidR="00317E72" w:rsidRDefault="00317E7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13D5466" w14:textId="77777777" w:rsidR="00317E72" w:rsidRDefault="00000000">
      <w:pPr>
        <w:spacing w:line="240" w:lineRule="auto"/>
        <w:ind w:left="2880"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Annexure A</w:t>
      </w:r>
    </w:p>
    <w:p w14:paraId="28DB7119" w14:textId="77777777" w:rsidR="00317E72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</w:p>
    <w:p w14:paraId="058E8DB9" w14:textId="77777777" w:rsidR="00317E72" w:rsidRDefault="00000000">
      <w:pPr>
        <w:spacing w:line="240" w:lineRule="auto"/>
        <w:ind w:left="2160" w:firstLine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CONCEPT MAPPING</w:t>
      </w:r>
    </w:p>
    <w:p w14:paraId="48DFB5AE" w14:textId="77777777" w:rsidR="00317E72" w:rsidRDefault="00317E72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949B0A2" w14:textId="77777777" w:rsidR="00317E72" w:rsidRDefault="00317E72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B0A25E6" w14:textId="77777777" w:rsidR="00317E72" w:rsidRDefault="00317E72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F5CA360" w14:textId="77777777" w:rsidR="00317E72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inline distT="0" distB="0" distL="114300" distR="114300" wp14:anchorId="0AE38A66" wp14:editId="564122F3">
                <wp:extent cx="5731200" cy="38100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689EA5E" w14:textId="77777777" w:rsidR="00317E72" w:rsidRDefault="00317E72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E38A66" id="Rectangle 3" o:spid="_x0000_s1028" style="width:451.3pt;height: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1689EA5E" w14:textId="77777777" w:rsidR="00317E72" w:rsidRDefault="00317E72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5FF463E7" w14:textId="77777777" w:rsidR="00317E72" w:rsidRDefault="00317E72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DA98071" w14:textId="77777777" w:rsidR="00317E72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Code of Conduct:</w:t>
      </w:r>
    </w:p>
    <w:p w14:paraId="2AB13BA1" w14:textId="77777777" w:rsidR="00317E72" w:rsidRDefault="00317E72">
      <w:pPr>
        <w:spacing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6C495B63" w14:textId="77777777" w:rsidR="00317E72" w:rsidRDefault="00000000">
      <w:pPr>
        <w:spacing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I  Trisha</w:t>
      </w:r>
      <w:proofErr w:type="gram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D A (192372058) certify that this submission is my original work and that I have adhered to the guidelines specified for this assessment.</w:t>
      </w:r>
    </w:p>
    <w:p w14:paraId="5543E53E" w14:textId="77777777" w:rsidR="00317E72" w:rsidRDefault="00000000">
      <w:pPr>
        <w:spacing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I understand that any violation of academic integrity rules will result in disciplinary action.</w:t>
      </w:r>
    </w:p>
    <w:p w14:paraId="28BE542A" w14:textId="77777777" w:rsidR="00317E72" w:rsidRDefault="00317E72">
      <w:pPr>
        <w:spacing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28AFA487" w14:textId="77777777" w:rsidR="00317E72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Signature of the student:</w:t>
      </w:r>
    </w:p>
    <w:p w14:paraId="75479DA4" w14:textId="77777777" w:rsidR="00317E72" w:rsidRDefault="00317E7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7778B2C" w14:textId="77777777" w:rsidR="00317E72" w:rsidRDefault="00317E72">
      <w:pPr>
        <w:spacing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2022F4B9" w14:textId="77777777" w:rsidR="00317E72" w:rsidRDefault="00317E72">
      <w:pPr>
        <w:spacing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78131999" w14:textId="77777777" w:rsidR="00317E72" w:rsidRDefault="00317E72">
      <w:pPr>
        <w:spacing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0FC9EBDC" w14:textId="77777777" w:rsidR="00317E72" w:rsidRDefault="00317E72">
      <w:pPr>
        <w:spacing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506A1257" w14:textId="77777777" w:rsidR="00317E72" w:rsidRDefault="00317E72">
      <w:pPr>
        <w:spacing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104E6F05" w14:textId="77777777" w:rsidR="00317E72" w:rsidRDefault="00317E72">
      <w:pPr>
        <w:spacing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2C05DD5F" w14:textId="77777777" w:rsidR="00317E72" w:rsidRDefault="00317E72">
      <w:pPr>
        <w:spacing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780A5515" w14:textId="77777777" w:rsidR="00317E72" w:rsidRDefault="00317E72">
      <w:pPr>
        <w:spacing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3F6F0316" w14:textId="77777777" w:rsidR="00317E72" w:rsidRDefault="00317E72">
      <w:pPr>
        <w:spacing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20D63198" w14:textId="77777777" w:rsidR="00317E72" w:rsidRDefault="00317E72">
      <w:pPr>
        <w:spacing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54395C73" w14:textId="77777777" w:rsidR="00317E72" w:rsidRDefault="00317E72">
      <w:pPr>
        <w:spacing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379C8583" w14:textId="77777777" w:rsidR="00317E72" w:rsidRDefault="00317E72">
      <w:pPr>
        <w:spacing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0ABAD559" w14:textId="77777777" w:rsidR="00317E72" w:rsidRDefault="00000000">
      <w:pPr>
        <w:spacing w:line="240" w:lineRule="auto"/>
        <w:ind w:left="36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Annexure A</w:t>
      </w:r>
    </w:p>
    <w:p w14:paraId="3C977A3E" w14:textId="77777777" w:rsidR="00317E72" w:rsidRDefault="00317E72">
      <w:pPr>
        <w:spacing w:line="240" w:lineRule="auto"/>
        <w:ind w:left="144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A397E3C" w14:textId="77777777" w:rsidR="00317E72" w:rsidRDefault="00000000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                                   CONCEPT MAPPING</w:t>
      </w:r>
    </w:p>
    <w:p w14:paraId="2AAC71E1" w14:textId="77777777" w:rsidR="00317E72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1. Construct a Concept Map</w:t>
      </w:r>
    </w:p>
    <w:p w14:paraId="3499936A" w14:textId="77777777" w:rsidR="00317E72" w:rsidRDefault="00000000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Given:</w:t>
      </w:r>
    </w:p>
    <w:p w14:paraId="02B918B6" w14:textId="77777777" w:rsidR="00317E72" w:rsidRDefault="00000000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>Requirement Analysis → ______ → Coding → Testing → ______ → Maintenance</w:t>
      </w:r>
    </w:p>
    <w:p w14:paraId="11F5B15F" w14:textId="77777777" w:rsidR="00317E72" w:rsidRDefault="00000000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14:paraId="19A24649" w14:textId="77777777" w:rsidR="00317E72" w:rsidRDefault="00000000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missing concepts are:</w:t>
      </w:r>
    </w:p>
    <w:p w14:paraId="016F0E8D" w14:textId="77777777" w:rsidR="00317E72" w:rsidRDefault="00000000">
      <w:pPr>
        <w:numPr>
          <w:ilvl w:val="0"/>
          <w:numId w:val="11"/>
        </w:numPr>
        <w:spacing w:before="280" w:line="240" w:lineRule="auto"/>
        <w:rPr>
          <w:rFonts w:ascii="Noto Sans Symbols" w:eastAsia="Noto Sans Symbols" w:hAnsi="Noto Sans Symbols" w:cs="Noto Sans Symbols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Design </w:t>
      </w:r>
    </w:p>
    <w:p w14:paraId="1C8DFB43" w14:textId="77777777" w:rsidR="00317E72" w:rsidRDefault="00000000">
      <w:pPr>
        <w:numPr>
          <w:ilvl w:val="0"/>
          <w:numId w:val="11"/>
        </w:numPr>
        <w:spacing w:after="280" w:line="240" w:lineRule="auto"/>
        <w:rPr>
          <w:rFonts w:ascii="Noto Sans Symbols" w:eastAsia="Noto Sans Symbols" w:hAnsi="Noto Sans Symbols" w:cs="Noto Sans Symbols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Deployment </w:t>
      </w:r>
    </w:p>
    <w:p w14:paraId="0DECEA1F" w14:textId="77777777" w:rsidR="00317E72" w:rsidRDefault="00000000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Explanation:</w:t>
      </w:r>
    </w:p>
    <w:p w14:paraId="54DE6FC1" w14:textId="77777777" w:rsidR="00317E72" w:rsidRDefault="00000000">
      <w:pPr>
        <w:numPr>
          <w:ilvl w:val="0"/>
          <w:numId w:val="25"/>
        </w:numPr>
        <w:spacing w:before="280" w:line="240" w:lineRule="auto"/>
        <w:rPr>
          <w:rFonts w:ascii="Noto Sans Symbols" w:eastAsia="Noto Sans Symbols" w:hAnsi="Noto Sans Symbols" w:cs="Noto Sans Symbols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Design converts requirements into system architecture. </w:t>
      </w:r>
    </w:p>
    <w:p w14:paraId="7472220E" w14:textId="77777777" w:rsidR="00317E72" w:rsidRDefault="00000000">
      <w:pPr>
        <w:numPr>
          <w:ilvl w:val="0"/>
          <w:numId w:val="25"/>
        </w:numPr>
        <w:spacing w:after="280" w:line="240" w:lineRule="auto"/>
        <w:rPr>
          <w:rFonts w:ascii="Noto Sans Symbols" w:eastAsia="Noto Sans Symbols" w:hAnsi="Noto Sans Symbols" w:cs="Noto Sans Symbols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Deployment releases the software to end users. </w:t>
      </w:r>
    </w:p>
    <w:p w14:paraId="59915AA3" w14:textId="77777777" w:rsidR="00317E72" w:rsidRDefault="00000000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Analysis:</w:t>
      </w:r>
    </w:p>
    <w:p w14:paraId="384EFA41" w14:textId="77777777" w:rsidR="00317E72" w:rsidRDefault="00000000">
      <w:pPr>
        <w:numPr>
          <w:ilvl w:val="0"/>
          <w:numId w:val="18"/>
        </w:numPr>
        <w:spacing w:before="280" w:line="240" w:lineRule="auto"/>
        <w:rPr>
          <w:rFonts w:ascii="Noto Sans Symbols" w:eastAsia="Noto Sans Symbols" w:hAnsi="Noto Sans Symbols" w:cs="Noto Sans Symbols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Ensures systematic software development. </w:t>
      </w:r>
    </w:p>
    <w:p w14:paraId="48E35DB0" w14:textId="77777777" w:rsidR="00317E72" w:rsidRDefault="00000000">
      <w:pPr>
        <w:numPr>
          <w:ilvl w:val="0"/>
          <w:numId w:val="18"/>
        </w:numPr>
        <w:spacing w:line="240" w:lineRule="auto"/>
        <w:rPr>
          <w:rFonts w:ascii="Noto Sans Symbols" w:eastAsia="Noto Sans Symbols" w:hAnsi="Noto Sans Symbols" w:cs="Noto Sans Symbols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Reduces project risks. </w:t>
      </w:r>
    </w:p>
    <w:p w14:paraId="558E0D1E" w14:textId="77777777" w:rsidR="00317E72" w:rsidRDefault="00000000">
      <w:pPr>
        <w:numPr>
          <w:ilvl w:val="0"/>
          <w:numId w:val="18"/>
        </w:numPr>
        <w:spacing w:after="280" w:line="240" w:lineRule="auto"/>
        <w:rPr>
          <w:rFonts w:ascii="Noto Sans Symbols" w:eastAsia="Noto Sans Symbols" w:hAnsi="Noto Sans Symbols" w:cs="Noto Sans Symbols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Improves software quality and maintainability. </w:t>
      </w:r>
    </w:p>
    <w:p w14:paraId="459A0C1E" w14:textId="77777777" w:rsidR="00317E72" w:rsidRDefault="00000000">
      <w:pPr>
        <w:pStyle w:val="Heading3"/>
        <w:keepNext w:val="0"/>
        <w:keepLines w:val="0"/>
        <w:spacing w:before="280" w:line="240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0" w:name="_e04xbkybbm62" w:colFirst="0" w:colLast="0"/>
      <w:bookmarkEnd w:id="0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Answer:</w:t>
      </w:r>
    </w:p>
    <w:p w14:paraId="41CFBB08" w14:textId="77777777" w:rsidR="00317E72" w:rsidRDefault="0000000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 xml:space="preserve">Requirement Analysis →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Design</w:t>
      </w:r>
      <w:r>
        <w:rPr>
          <w:rFonts w:ascii="Cardo" w:eastAsia="Cardo" w:hAnsi="Cardo" w:cs="Cardo"/>
          <w:sz w:val="24"/>
          <w:szCs w:val="24"/>
        </w:rPr>
        <w:t xml:space="preserve"> → Coding → Testing →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Deployment</w:t>
      </w:r>
      <w:r>
        <w:rPr>
          <w:rFonts w:ascii="Cardo" w:eastAsia="Cardo" w:hAnsi="Cardo" w:cs="Cardo"/>
          <w:sz w:val="24"/>
          <w:szCs w:val="24"/>
        </w:rPr>
        <w:t xml:space="preserve"> → Maintenance</w:t>
      </w:r>
    </w:p>
    <w:p w14:paraId="5946FD78" w14:textId="77777777" w:rsidR="00317E72" w:rsidRDefault="00000000">
      <w:pPr>
        <w:pStyle w:val="Heading3"/>
        <w:keepNext w:val="0"/>
        <w:keepLines w:val="0"/>
        <w:spacing w:before="280" w:line="240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1" w:name="_k55xozvo23jp" w:colFirst="0" w:colLast="0"/>
      <w:bookmarkEnd w:id="1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Explanation</w:t>
      </w:r>
    </w:p>
    <w:p w14:paraId="1376BD16" w14:textId="77777777" w:rsidR="00317E72" w:rsidRDefault="00000000">
      <w:pPr>
        <w:numPr>
          <w:ilvl w:val="0"/>
          <w:numId w:val="32"/>
        </w:num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Design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converts user requirements into software architecture and detailed design.</w:t>
      </w:r>
    </w:p>
    <w:p w14:paraId="4D40BC53" w14:textId="77777777" w:rsidR="00317E72" w:rsidRDefault="00000000">
      <w:pPr>
        <w:numPr>
          <w:ilvl w:val="0"/>
          <w:numId w:val="32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Deployment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releases the completed software to end users.</w:t>
      </w:r>
    </w:p>
    <w:p w14:paraId="478592FE" w14:textId="77777777" w:rsidR="00317E72" w:rsidRDefault="00317E72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A65081E" w14:textId="77777777" w:rsidR="00317E72" w:rsidRDefault="00317E72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0F54BAD" w14:textId="77777777" w:rsidR="00317E72" w:rsidRDefault="00317E72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D651174" w14:textId="77777777" w:rsidR="00317E72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114300" distB="114300" distL="114300" distR="114300" wp14:anchorId="1BE6B173" wp14:editId="7C325533">
            <wp:extent cx="3089438" cy="2450605"/>
            <wp:effectExtent l="0" t="0" r="0" b="0"/>
            <wp:docPr id="16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5"/>
                    <a:srcRect r="71096" b="65337"/>
                    <a:stretch>
                      <a:fillRect/>
                    </a:stretch>
                  </pic:blipFill>
                  <pic:spPr>
                    <a:xfrm>
                      <a:off x="0" y="0"/>
                      <a:ext cx="3089438" cy="24506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5B4E4E" w14:textId="77777777" w:rsidR="00317E72" w:rsidRDefault="00317E72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ED7E4E5" w14:textId="77777777" w:rsidR="00317E72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</w:t>
      </w:r>
    </w:p>
    <w:p w14:paraId="4B7507DF" w14:textId="77777777" w:rsidR="00317E72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31FB9039" wp14:editId="1AD89694">
            <wp:extent cx="2844638" cy="2263475"/>
            <wp:effectExtent l="0" t="0" r="0" b="0"/>
            <wp:docPr id="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t="4489" r="73422" b="56608"/>
                    <a:stretch>
                      <a:fillRect/>
                    </a:stretch>
                  </pic:blipFill>
                  <pic:spPr>
                    <a:xfrm>
                      <a:off x="0" y="0"/>
                      <a:ext cx="2844638" cy="2263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BBD851" w14:textId="77777777" w:rsidR="00317E72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2. Construct a Concept Map</w:t>
      </w:r>
    </w:p>
    <w:p w14:paraId="38668141" w14:textId="77777777" w:rsidR="00317E72" w:rsidRDefault="00000000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Given:</w:t>
      </w:r>
    </w:p>
    <w:p w14:paraId="4F796EAF" w14:textId="77777777" w:rsidR="00317E72" w:rsidRDefault="00000000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Object-Oriented Principles</w:t>
      </w:r>
    </w:p>
    <w:p w14:paraId="009801C6" w14:textId="77777777" w:rsidR="00317E72" w:rsidRDefault="00000000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>→ Abstraction</w:t>
      </w:r>
    </w:p>
    <w:p w14:paraId="6288C65E" w14:textId="77777777" w:rsidR="00317E72" w:rsidRDefault="00000000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>→ ______</w:t>
      </w:r>
    </w:p>
    <w:p w14:paraId="342F0241" w14:textId="77777777" w:rsidR="00317E72" w:rsidRDefault="00000000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>→ Inheritance</w:t>
      </w:r>
    </w:p>
    <w:p w14:paraId="0A765175" w14:textId="77777777" w:rsidR="00317E72" w:rsidRDefault="00000000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>→ ______</w:t>
      </w:r>
    </w:p>
    <w:p w14:paraId="781FA0CF" w14:textId="77777777" w:rsidR="00317E72" w:rsidRDefault="00000000">
      <w:pPr>
        <w:pStyle w:val="Heading3"/>
        <w:keepNext w:val="0"/>
        <w:keepLines w:val="0"/>
        <w:spacing w:before="280" w:line="240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2" w:name="_xksdyg36hzh7" w:colFirst="0" w:colLast="0"/>
      <w:bookmarkEnd w:id="2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Answer</w:t>
      </w:r>
    </w:p>
    <w:p w14:paraId="706924F3" w14:textId="77777777" w:rsidR="00317E72" w:rsidRDefault="00000000">
      <w:pPr>
        <w:numPr>
          <w:ilvl w:val="0"/>
          <w:numId w:val="17"/>
        </w:num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Encapsulation</w:t>
      </w:r>
    </w:p>
    <w:p w14:paraId="0CBB72F2" w14:textId="77777777" w:rsidR="00317E72" w:rsidRDefault="00000000">
      <w:pPr>
        <w:numPr>
          <w:ilvl w:val="0"/>
          <w:numId w:val="17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Polymorphism</w:t>
      </w:r>
    </w:p>
    <w:p w14:paraId="0E355A5A" w14:textId="77777777" w:rsidR="00317E72" w:rsidRDefault="00000000">
      <w:pPr>
        <w:pStyle w:val="Heading3"/>
        <w:keepNext w:val="0"/>
        <w:keepLines w:val="0"/>
        <w:spacing w:before="280" w:line="240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3" w:name="_v8nef0cqe6pc" w:colFirst="0" w:colLast="0"/>
      <w:bookmarkEnd w:id="3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lastRenderedPageBreak/>
        <w:t>Explanation</w:t>
      </w:r>
    </w:p>
    <w:p w14:paraId="2FD7D728" w14:textId="77777777" w:rsidR="00317E72" w:rsidRDefault="00000000">
      <w:pPr>
        <w:numPr>
          <w:ilvl w:val="0"/>
          <w:numId w:val="22"/>
        </w:num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Encapsulation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protects data by restricting direct access.</w:t>
      </w:r>
    </w:p>
    <w:p w14:paraId="0665F6AC" w14:textId="77777777" w:rsidR="00317E72" w:rsidRDefault="00000000">
      <w:pPr>
        <w:numPr>
          <w:ilvl w:val="0"/>
          <w:numId w:val="22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Polymorphism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allows one interface to perform different behaviors.</w:t>
      </w:r>
    </w:p>
    <w:p w14:paraId="10B4CF7F" w14:textId="77777777" w:rsidR="00317E72" w:rsidRDefault="00000000">
      <w:pPr>
        <w:pStyle w:val="Heading3"/>
        <w:keepNext w:val="0"/>
        <w:keepLines w:val="0"/>
        <w:spacing w:before="280" w:line="240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4" w:name="_isx7awf5rilj" w:colFirst="0" w:colLast="0"/>
      <w:bookmarkEnd w:id="4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Analysis</w:t>
      </w:r>
    </w:p>
    <w:p w14:paraId="0388F8A8" w14:textId="77777777" w:rsidR="00317E72" w:rsidRDefault="00000000">
      <w:pPr>
        <w:numPr>
          <w:ilvl w:val="0"/>
          <w:numId w:val="12"/>
        </w:num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Improves security.</w:t>
      </w:r>
    </w:p>
    <w:p w14:paraId="38B7FD61" w14:textId="77777777" w:rsidR="00317E72" w:rsidRDefault="00000000">
      <w:pPr>
        <w:numPr>
          <w:ilvl w:val="0"/>
          <w:numId w:val="12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Enhances flexibility.</w:t>
      </w:r>
    </w:p>
    <w:p w14:paraId="05803C7F" w14:textId="77777777" w:rsidR="00317E72" w:rsidRDefault="00000000" w:rsidP="00317E72">
      <w:pPr>
        <w:numPr>
          <w:ilvl w:val="0"/>
          <w:numId w:val="12"/>
        </w:numPr>
        <w:spacing w:after="240" w:line="240" w:lineRule="auto"/>
        <w:rPr>
          <w:del w:id="5" w:author="Trisha D A" w:date="2026-07-13T11:51:00Z"/>
          <w:rFonts w:ascii="Times New Roman" w:eastAsia="Times New Roman" w:hAnsi="Times New Roman" w:cs="Times New Roman"/>
          <w:sz w:val="24"/>
          <w:szCs w:val="24"/>
        </w:rPr>
        <w:pPrChange w:id="6" w:author="Trisha D A" w:date="2026-07-13T11:51:00Z">
          <w:pPr>
            <w:numPr>
              <w:numId w:val="12"/>
            </w:numPr>
            <w:spacing w:before="240" w:after="240" w:line="240" w:lineRule="auto"/>
            <w:ind w:left="720" w:hanging="360"/>
          </w:pPr>
        </w:pPrChange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Promotes code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reusabil</w:t>
      </w:r>
      <w:proofErr w:type="spellEnd"/>
      <w:del w:id="7" w:author="Trisha D A" w:date="2026-07-13T11:51:00Z">
        <w:r>
          <w:rPr>
            <w:rFonts w:ascii="Times New Roman" w:eastAsia="Times New Roman" w:hAnsi="Times New Roman" w:cs="Times New Roman"/>
            <w:sz w:val="24"/>
            <w:szCs w:val="24"/>
          </w:rPr>
          <w:delText>ity</w:delText>
        </w:r>
      </w:del>
    </w:p>
    <w:p w14:paraId="239D87D7" w14:textId="77777777" w:rsidR="00317E72" w:rsidRDefault="00000000">
      <w:pPr>
        <w:spacing w:before="240" w:after="240" w:line="240" w:lineRule="auto"/>
        <w:jc w:val="center"/>
        <w:rPr>
          <w:ins w:id="8" w:author="Trisha D A" w:date="2026-07-13T11:51:00Z"/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02156444" wp14:editId="09B43689">
            <wp:extent cx="3011103" cy="3011103"/>
            <wp:effectExtent l="0" t="0" r="0" b="0"/>
            <wp:docPr id="9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5"/>
                    <a:srcRect l="28738" r="48505" b="65877"/>
                    <a:stretch>
                      <a:fillRect/>
                    </a:stretch>
                  </pic:blipFill>
                  <pic:spPr>
                    <a:xfrm>
                      <a:off x="0" y="0"/>
                      <a:ext cx="3011103" cy="30111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17902C" w14:textId="77777777" w:rsidR="001807CE" w:rsidRDefault="00000000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D710351" w14:textId="3ABFBF38" w:rsidR="00317E72" w:rsidRDefault="00000000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619CD13B" wp14:editId="58139C64">
            <wp:extent cx="2695575" cy="3176215"/>
            <wp:effectExtent l="0" t="0" r="0" b="0"/>
            <wp:docPr id="1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l="25748" t="5471" r="52990" b="56943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31762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992DD1" w14:textId="77777777" w:rsidR="00317E72" w:rsidRDefault="00317E7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67F7A46" w14:textId="77777777" w:rsidR="00317E72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3. Construct a Concept Map</w:t>
      </w:r>
    </w:p>
    <w:p w14:paraId="2382B6FC" w14:textId="77777777" w:rsidR="00317E72" w:rsidRDefault="00000000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Given:</w:t>
      </w:r>
    </w:p>
    <w:p w14:paraId="68B29612" w14:textId="77777777" w:rsidR="00317E72" w:rsidRDefault="00000000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>Class → Blueprint</w:t>
      </w:r>
    </w:p>
    <w:p w14:paraId="2634170B" w14:textId="77777777" w:rsidR="00317E72" w:rsidRDefault="00000000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>Object → Instance</w:t>
      </w:r>
    </w:p>
    <w:p w14:paraId="3764C70E" w14:textId="77777777" w:rsidR="00317E72" w:rsidRDefault="00000000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>Method → ______</w:t>
      </w:r>
    </w:p>
    <w:p w14:paraId="3035378F" w14:textId="77777777" w:rsidR="00317E72" w:rsidRDefault="00000000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>Attribute → ______</w:t>
      </w:r>
    </w:p>
    <w:p w14:paraId="04A129C4" w14:textId="77777777" w:rsidR="00317E72" w:rsidRDefault="00000000">
      <w:pPr>
        <w:pStyle w:val="Heading3"/>
        <w:keepNext w:val="0"/>
        <w:keepLines w:val="0"/>
        <w:spacing w:before="280" w:line="240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9" w:name="_69vhvmuhym83" w:colFirst="0" w:colLast="0"/>
      <w:bookmarkEnd w:id="9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Answer</w:t>
      </w:r>
    </w:p>
    <w:p w14:paraId="35CBFC40" w14:textId="77777777" w:rsidR="00317E72" w:rsidRDefault="00000000">
      <w:pPr>
        <w:numPr>
          <w:ilvl w:val="0"/>
          <w:numId w:val="15"/>
        </w:num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Behavior</w:t>
      </w:r>
    </w:p>
    <w:p w14:paraId="6D98F7FE" w14:textId="77777777" w:rsidR="00317E72" w:rsidRDefault="00000000">
      <w:pPr>
        <w:numPr>
          <w:ilvl w:val="0"/>
          <w:numId w:val="15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State</w:t>
      </w:r>
    </w:p>
    <w:p w14:paraId="206EB5D3" w14:textId="77777777" w:rsidR="00317E72" w:rsidRDefault="00000000">
      <w:pPr>
        <w:pStyle w:val="Heading3"/>
        <w:keepNext w:val="0"/>
        <w:keepLines w:val="0"/>
        <w:spacing w:before="280" w:line="240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10" w:name="_8ocaxtq8sryi" w:colFirst="0" w:colLast="0"/>
      <w:bookmarkEnd w:id="10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Explanation</w:t>
      </w:r>
    </w:p>
    <w:p w14:paraId="52421E84" w14:textId="77777777" w:rsidR="00317E72" w:rsidRDefault="00000000">
      <w:pPr>
        <w:numPr>
          <w:ilvl w:val="0"/>
          <w:numId w:val="30"/>
        </w:num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Methods define the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behavior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of objects.</w:t>
      </w:r>
    </w:p>
    <w:p w14:paraId="4D999701" w14:textId="77777777" w:rsidR="00317E72" w:rsidRDefault="00000000">
      <w:pPr>
        <w:numPr>
          <w:ilvl w:val="0"/>
          <w:numId w:val="30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Attributes represent the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state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of objects.</w:t>
      </w:r>
    </w:p>
    <w:p w14:paraId="1842CE2B" w14:textId="77777777" w:rsidR="00317E72" w:rsidRDefault="00000000">
      <w:pPr>
        <w:pStyle w:val="Heading3"/>
        <w:keepNext w:val="0"/>
        <w:keepLines w:val="0"/>
        <w:spacing w:before="280" w:line="240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11" w:name="_btjihdc8y6bw" w:colFirst="0" w:colLast="0"/>
      <w:bookmarkEnd w:id="11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Analysis</w:t>
      </w:r>
    </w:p>
    <w:p w14:paraId="55EC0210" w14:textId="77777777" w:rsidR="00317E72" w:rsidRDefault="00000000">
      <w:pPr>
        <w:numPr>
          <w:ilvl w:val="0"/>
          <w:numId w:val="29"/>
        </w:num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Models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real-world entities.</w:t>
      </w:r>
    </w:p>
    <w:p w14:paraId="5A1813BA" w14:textId="77777777" w:rsidR="00317E72" w:rsidRDefault="00000000">
      <w:pPr>
        <w:numPr>
          <w:ilvl w:val="0"/>
          <w:numId w:val="29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Defines characteristics and actions.</w:t>
      </w:r>
    </w:p>
    <w:p w14:paraId="68B9A055" w14:textId="77777777" w:rsidR="00317E72" w:rsidRDefault="00000000">
      <w:pPr>
        <w:numPr>
          <w:ilvl w:val="0"/>
          <w:numId w:val="29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Improves software organization.</w:t>
      </w:r>
    </w:p>
    <w:p w14:paraId="3448CDF2" w14:textId="77777777" w:rsidR="00317E72" w:rsidRDefault="00000000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114300" distB="114300" distL="114300" distR="114300" wp14:anchorId="03637C54" wp14:editId="1AA54762">
            <wp:extent cx="3479103" cy="3514725"/>
            <wp:effectExtent l="0" t="0" r="0" b="0"/>
            <wp:docPr id="5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5"/>
                    <a:srcRect l="51728" r="25679" b="65885"/>
                    <a:stretch>
                      <a:fillRect/>
                    </a:stretch>
                  </pic:blipFill>
                  <pic:spPr>
                    <a:xfrm>
                      <a:off x="0" y="0"/>
                      <a:ext cx="3479103" cy="3514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119A6C" w14:textId="77777777" w:rsidR="00317E72" w:rsidRDefault="00000000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51B03C2A" wp14:editId="7100EE9F">
            <wp:extent cx="2770350" cy="4050588"/>
            <wp:effectExtent l="0" t="0" r="0" b="0"/>
            <wp:docPr id="25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l="46678" t="5270" r="36146" b="57107"/>
                    <a:stretch>
                      <a:fillRect/>
                    </a:stretch>
                  </pic:blipFill>
                  <pic:spPr>
                    <a:xfrm>
                      <a:off x="0" y="0"/>
                      <a:ext cx="2770350" cy="40505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5E1574" w14:textId="77777777" w:rsidR="00317E72" w:rsidRDefault="00317E7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269AC0D" w14:textId="77777777" w:rsidR="00317E72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4. A Concept Map Shows</w:t>
      </w:r>
    </w:p>
    <w:p w14:paraId="0AFA4F4F" w14:textId="77777777" w:rsidR="00317E72" w:rsidRDefault="00000000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Given:</w:t>
      </w:r>
    </w:p>
    <w:p w14:paraId="3FC14258" w14:textId="77777777" w:rsidR="00317E72" w:rsidRDefault="00000000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Software Quality</w:t>
      </w:r>
    </w:p>
    <w:p w14:paraId="741B1018" w14:textId="77777777" w:rsidR="00317E72" w:rsidRDefault="00000000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>→ Reliability</w:t>
      </w:r>
    </w:p>
    <w:p w14:paraId="4D4558A9" w14:textId="77777777" w:rsidR="00317E72" w:rsidRDefault="00000000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>→ ______</w:t>
      </w:r>
    </w:p>
    <w:p w14:paraId="7867339E" w14:textId="77777777" w:rsidR="00317E72" w:rsidRDefault="00000000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>→ Maintainability</w:t>
      </w:r>
    </w:p>
    <w:p w14:paraId="2A3427A4" w14:textId="77777777" w:rsidR="00317E72" w:rsidRDefault="00000000">
      <w:pPr>
        <w:pStyle w:val="Heading3"/>
        <w:keepNext w:val="0"/>
        <w:keepLines w:val="0"/>
        <w:spacing w:before="280" w:line="240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12" w:name="_a2r623uxaanx" w:colFirst="0" w:colLast="0"/>
      <w:bookmarkEnd w:id="12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Answer</w:t>
      </w:r>
    </w:p>
    <w:p w14:paraId="2DE18024" w14:textId="77777777" w:rsidR="00317E72" w:rsidRDefault="00000000">
      <w:pPr>
        <w:numPr>
          <w:ilvl w:val="0"/>
          <w:numId w:val="3"/>
        </w:num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Usability</w:t>
      </w:r>
    </w:p>
    <w:p w14:paraId="3EFDBC72" w14:textId="77777777" w:rsidR="00317E72" w:rsidRDefault="00000000">
      <w:pPr>
        <w:pStyle w:val="Heading3"/>
        <w:keepNext w:val="0"/>
        <w:keepLines w:val="0"/>
        <w:spacing w:before="280" w:line="240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13" w:name="_z7mschygkern" w:colFirst="0" w:colLast="0"/>
      <w:bookmarkEnd w:id="13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Explanation</w:t>
      </w:r>
    </w:p>
    <w:p w14:paraId="27333350" w14:textId="77777777" w:rsidR="00317E72" w:rsidRDefault="00000000">
      <w:pPr>
        <w:numPr>
          <w:ilvl w:val="0"/>
          <w:numId w:val="6"/>
        </w:num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Usability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measures how easily users interact with software.</w:t>
      </w:r>
    </w:p>
    <w:p w14:paraId="72444BFE" w14:textId="77777777" w:rsidR="00317E72" w:rsidRDefault="00000000">
      <w:pPr>
        <w:numPr>
          <w:ilvl w:val="0"/>
          <w:numId w:val="6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Reliability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ensures consistent performance.</w:t>
      </w:r>
    </w:p>
    <w:p w14:paraId="41243780" w14:textId="77777777" w:rsidR="00317E72" w:rsidRDefault="00000000">
      <w:pPr>
        <w:numPr>
          <w:ilvl w:val="0"/>
          <w:numId w:val="6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Maintainability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makes updates easier.</w:t>
      </w:r>
    </w:p>
    <w:p w14:paraId="2571F674" w14:textId="77777777" w:rsidR="00317E72" w:rsidRDefault="00000000">
      <w:pPr>
        <w:pStyle w:val="Heading3"/>
        <w:keepNext w:val="0"/>
        <w:keepLines w:val="0"/>
        <w:spacing w:before="280" w:line="240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14" w:name="_6fyl4ro478kz" w:colFirst="0" w:colLast="0"/>
      <w:bookmarkEnd w:id="14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Analysis</w:t>
      </w:r>
    </w:p>
    <w:p w14:paraId="20088886" w14:textId="77777777" w:rsidR="00317E72" w:rsidRDefault="00000000">
      <w:pPr>
        <w:numPr>
          <w:ilvl w:val="0"/>
          <w:numId w:val="4"/>
        </w:num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Improves user satisfaction.</w:t>
      </w:r>
    </w:p>
    <w:p w14:paraId="026A41FE" w14:textId="77777777" w:rsidR="00317E72" w:rsidRDefault="00000000">
      <w:pPr>
        <w:numPr>
          <w:ilvl w:val="0"/>
          <w:numId w:val="4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Enhances software acceptance.</w:t>
      </w:r>
    </w:p>
    <w:p w14:paraId="4172616C" w14:textId="77777777" w:rsidR="00317E72" w:rsidRDefault="00000000">
      <w:pPr>
        <w:numPr>
          <w:ilvl w:val="0"/>
          <w:numId w:val="4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Contributes to software success.</w:t>
      </w:r>
    </w:p>
    <w:p w14:paraId="5C105642" w14:textId="77777777" w:rsidR="00317E72" w:rsidRDefault="00000000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4BCF4205" wp14:editId="6924A82F">
            <wp:extent cx="3477559" cy="3187005"/>
            <wp:effectExtent l="0" t="0" r="0" b="0"/>
            <wp:docPr id="18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5"/>
                    <a:srcRect l="74585" b="65189"/>
                    <a:stretch>
                      <a:fillRect/>
                    </a:stretch>
                  </pic:blipFill>
                  <pic:spPr>
                    <a:xfrm>
                      <a:off x="0" y="0"/>
                      <a:ext cx="3477559" cy="31870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</w:p>
    <w:p w14:paraId="79CA13A4" w14:textId="77777777" w:rsidR="00317E72" w:rsidRDefault="00317E72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8606979" w14:textId="77777777" w:rsidR="00317E72" w:rsidRDefault="00000000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114300" distB="114300" distL="114300" distR="114300" wp14:anchorId="3E550245" wp14:editId="5E44D9D2">
            <wp:extent cx="3025613" cy="4156291"/>
            <wp:effectExtent l="0" t="0" r="0" b="0"/>
            <wp:docPr id="20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l="63621" t="4875" r="17774" b="56710"/>
                    <a:stretch>
                      <a:fillRect/>
                    </a:stretch>
                  </pic:blipFill>
                  <pic:spPr>
                    <a:xfrm>
                      <a:off x="0" y="0"/>
                      <a:ext cx="3025613" cy="415629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BB1A35" w14:textId="77777777" w:rsidR="00317E72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5. UML Concept Map</w:t>
      </w:r>
    </w:p>
    <w:p w14:paraId="75E90F29" w14:textId="77777777" w:rsidR="00317E72" w:rsidRDefault="00000000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Given:</w:t>
      </w:r>
    </w:p>
    <w:p w14:paraId="08F782AC" w14:textId="77777777" w:rsidR="00317E72" w:rsidRDefault="00000000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UML</w:t>
      </w:r>
    </w:p>
    <w:p w14:paraId="1A5CADD2" w14:textId="77777777" w:rsidR="00317E72" w:rsidRDefault="00000000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>→ Structural Diagrams → ______</w:t>
      </w:r>
    </w:p>
    <w:p w14:paraId="708500A4" w14:textId="77777777" w:rsidR="00317E72" w:rsidRDefault="00000000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>→ Behavioral Diagrams → Activity Diagram</w:t>
      </w:r>
    </w:p>
    <w:p w14:paraId="39768BFD" w14:textId="77777777" w:rsidR="00317E72" w:rsidRDefault="00000000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>→ Interaction Diagrams → ______</w:t>
      </w:r>
    </w:p>
    <w:p w14:paraId="13E53EDB" w14:textId="77777777" w:rsidR="00317E72" w:rsidRDefault="00000000">
      <w:pPr>
        <w:pStyle w:val="Heading3"/>
        <w:keepNext w:val="0"/>
        <w:keepLines w:val="0"/>
        <w:spacing w:before="280" w:line="240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15" w:name="_kp2fogj0vzmr" w:colFirst="0" w:colLast="0"/>
      <w:bookmarkEnd w:id="15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Answer</w:t>
      </w:r>
    </w:p>
    <w:p w14:paraId="5CA91825" w14:textId="77777777" w:rsidR="00317E72" w:rsidRDefault="00000000">
      <w:pPr>
        <w:numPr>
          <w:ilvl w:val="0"/>
          <w:numId w:val="8"/>
        </w:num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Object Diagram</w:t>
      </w:r>
    </w:p>
    <w:p w14:paraId="5E10334F" w14:textId="77777777" w:rsidR="00317E72" w:rsidRDefault="00000000">
      <w:pPr>
        <w:numPr>
          <w:ilvl w:val="0"/>
          <w:numId w:val="8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Communication Diagram</w:t>
      </w:r>
    </w:p>
    <w:p w14:paraId="2E8D3ECF" w14:textId="77777777" w:rsidR="00317E72" w:rsidRDefault="00000000">
      <w:pPr>
        <w:pStyle w:val="Heading3"/>
        <w:keepNext w:val="0"/>
        <w:keepLines w:val="0"/>
        <w:spacing w:before="280" w:line="240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16" w:name="_tjms1a216ep" w:colFirst="0" w:colLast="0"/>
      <w:bookmarkEnd w:id="16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Explanation</w:t>
      </w:r>
    </w:p>
    <w:p w14:paraId="7BAF4E42" w14:textId="77777777" w:rsidR="00317E72" w:rsidRDefault="00000000">
      <w:pPr>
        <w:numPr>
          <w:ilvl w:val="0"/>
          <w:numId w:val="21"/>
        </w:num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 Diagram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represents object instances and relationships.</w:t>
      </w:r>
    </w:p>
    <w:p w14:paraId="0F5A299F" w14:textId="77777777" w:rsidR="00317E72" w:rsidRDefault="00000000">
      <w:pPr>
        <w:numPr>
          <w:ilvl w:val="0"/>
          <w:numId w:val="21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Communication Diagram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shows message exchange among objects.</w:t>
      </w:r>
    </w:p>
    <w:p w14:paraId="10FB851E" w14:textId="77777777" w:rsidR="00317E72" w:rsidRDefault="00000000">
      <w:pPr>
        <w:pStyle w:val="Heading3"/>
        <w:keepNext w:val="0"/>
        <w:keepLines w:val="0"/>
        <w:spacing w:before="280" w:line="240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17" w:name="_wx0d11k0xwzz" w:colFirst="0" w:colLast="0"/>
      <w:bookmarkEnd w:id="17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Analysis</w:t>
      </w:r>
    </w:p>
    <w:p w14:paraId="1C2E86E6" w14:textId="77777777" w:rsidR="00317E72" w:rsidRDefault="00000000">
      <w:pPr>
        <w:numPr>
          <w:ilvl w:val="0"/>
          <w:numId w:val="14"/>
        </w:num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Improves visualization.</w:t>
      </w:r>
    </w:p>
    <w:p w14:paraId="3FF9E578" w14:textId="77777777" w:rsidR="00317E72" w:rsidRDefault="00000000">
      <w:pPr>
        <w:numPr>
          <w:ilvl w:val="0"/>
          <w:numId w:val="14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Supports object-oriented analysis.</w:t>
      </w:r>
    </w:p>
    <w:p w14:paraId="70E5041B" w14:textId="77777777" w:rsidR="00317E72" w:rsidRDefault="00000000">
      <w:pPr>
        <w:numPr>
          <w:ilvl w:val="0"/>
          <w:numId w:val="14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Facilitates communication.</w:t>
      </w:r>
    </w:p>
    <w:p w14:paraId="1CDB8602" w14:textId="77777777" w:rsidR="00317E72" w:rsidRDefault="00317E7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CB0BA7E" w14:textId="77777777" w:rsidR="00317E72" w:rsidRDefault="00000000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12653571" wp14:editId="4FBFF5F5">
            <wp:extent cx="3482813" cy="2593584"/>
            <wp:effectExtent l="0" t="0" r="0" b="0"/>
            <wp:docPr id="23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5"/>
                    <a:srcRect t="34663" r="73920" b="36160"/>
                    <a:stretch>
                      <a:fillRect/>
                    </a:stretch>
                  </pic:blipFill>
                  <pic:spPr>
                    <a:xfrm>
                      <a:off x="0" y="0"/>
                      <a:ext cx="3482813" cy="25935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EF3D5B" w14:textId="77777777" w:rsidR="00317E72" w:rsidRDefault="00000000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124BA3E7" wp14:editId="7ADB9DF8">
            <wp:extent cx="2654147" cy="3733800"/>
            <wp:effectExtent l="0" t="0" r="0" b="0"/>
            <wp:docPr id="1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l="81561" t="4489" b="56608"/>
                    <a:stretch>
                      <a:fillRect/>
                    </a:stretch>
                  </pic:blipFill>
                  <pic:spPr>
                    <a:xfrm>
                      <a:off x="0" y="0"/>
                      <a:ext cx="2654147" cy="373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118DC4" w14:textId="77777777" w:rsidR="00317E72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6. Given:</w:t>
      </w:r>
    </w:p>
    <w:p w14:paraId="5F78A3DE" w14:textId="77777777" w:rsidR="00317E72" w:rsidRDefault="00000000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Requirements </w:t>
      </w:r>
      <w:r>
        <w:rPr>
          <w:rFonts w:ascii="Arial Unicode MS" w:eastAsia="Arial Unicode MS" w:hAnsi="Arial Unicode MS" w:cs="Arial Unicode MS"/>
          <w:sz w:val="24"/>
          <w:szCs w:val="24"/>
        </w:rPr>
        <w:t>✔</w:t>
      </w:r>
      <w:r>
        <w:rPr>
          <w:rFonts w:ascii="Cardo" w:eastAsia="Cardo" w:hAnsi="Cardo" w:cs="Cardo"/>
          <w:sz w:val="24"/>
          <w:szCs w:val="24"/>
        </w:rPr>
        <w:t xml:space="preserve"> → Design </w:t>
      </w:r>
      <w:r>
        <w:rPr>
          <w:rFonts w:ascii="Arial Unicode MS" w:eastAsia="Arial Unicode MS" w:hAnsi="Arial Unicode MS" w:cs="Arial Unicode MS"/>
          <w:sz w:val="24"/>
          <w:szCs w:val="24"/>
        </w:rPr>
        <w:t>✔</w:t>
      </w:r>
      <w:r>
        <w:rPr>
          <w:rFonts w:ascii="Cardo" w:eastAsia="Cardo" w:hAnsi="Cardo" w:cs="Cardo"/>
          <w:sz w:val="24"/>
          <w:szCs w:val="24"/>
        </w:rPr>
        <w:t xml:space="preserve"> → Coding </w:t>
      </w:r>
      <w:r>
        <w:rPr>
          <w:rFonts w:ascii="Arial Unicode MS" w:eastAsia="Arial Unicode MS" w:hAnsi="Arial Unicode MS" w:cs="Arial Unicode MS"/>
          <w:sz w:val="24"/>
          <w:szCs w:val="24"/>
        </w:rPr>
        <w:t>✖</w:t>
      </w:r>
      <w:r>
        <w:rPr>
          <w:rFonts w:ascii="Cardo" w:eastAsia="Cardo" w:hAnsi="Cardo" w:cs="Cardo"/>
          <w:sz w:val="24"/>
          <w:szCs w:val="24"/>
        </w:rPr>
        <w:t xml:space="preserve"> → Testing </w:t>
      </w:r>
      <w:r>
        <w:rPr>
          <w:rFonts w:ascii="Arial Unicode MS" w:eastAsia="Arial Unicode MS" w:hAnsi="Arial Unicode MS" w:cs="Arial Unicode MS"/>
          <w:sz w:val="24"/>
          <w:szCs w:val="24"/>
        </w:rPr>
        <w:t>✖</w:t>
      </w:r>
      <w:r>
        <w:rPr>
          <w:rFonts w:ascii="Cardo" w:eastAsia="Cardo" w:hAnsi="Cardo" w:cs="Cardo"/>
          <w:sz w:val="24"/>
          <w:szCs w:val="24"/>
        </w:rPr>
        <w:t xml:space="preserve"> → Deployment </w:t>
      </w:r>
      <w:r>
        <w:rPr>
          <w:rFonts w:ascii="Arial Unicode MS" w:eastAsia="Arial Unicode MS" w:hAnsi="Arial Unicode MS" w:cs="Arial Unicode MS"/>
          <w:sz w:val="24"/>
          <w:szCs w:val="24"/>
        </w:rPr>
        <w:t>✖</w:t>
      </w:r>
    </w:p>
    <w:p w14:paraId="32336BAB" w14:textId="77777777" w:rsidR="00317E72" w:rsidRDefault="00000000">
      <w:pPr>
        <w:pStyle w:val="Heading3"/>
        <w:keepNext w:val="0"/>
        <w:keepLines w:val="0"/>
        <w:spacing w:before="28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18" w:name="_tidtoehg3v2d" w:colFirst="0" w:colLast="0"/>
      <w:bookmarkEnd w:id="18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Explanation</w:t>
      </w:r>
    </w:p>
    <w:p w14:paraId="79B647CC" w14:textId="77777777" w:rsidR="00317E72" w:rsidRDefault="0000000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Failure occurs during the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Coding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phase because implementation errors are introduced.</w:t>
      </w:r>
    </w:p>
    <w:p w14:paraId="60ED64A7" w14:textId="77777777" w:rsidR="00317E72" w:rsidRDefault="00000000">
      <w:pPr>
        <w:pStyle w:val="Heading3"/>
        <w:keepNext w:val="0"/>
        <w:keepLines w:val="0"/>
        <w:spacing w:before="28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19" w:name="_nck1g4jirj0k" w:colFirst="0" w:colLast="0"/>
      <w:bookmarkEnd w:id="19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Analysis</w:t>
      </w:r>
    </w:p>
    <w:p w14:paraId="0E3B4B24" w14:textId="77777777" w:rsidR="00317E72" w:rsidRDefault="00000000">
      <w:pPr>
        <w:numPr>
          <w:ilvl w:val="0"/>
          <w:numId w:val="31"/>
        </w:numPr>
        <w:spacing w:before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Errors affect later phases.</w:t>
      </w:r>
    </w:p>
    <w:p w14:paraId="13BE49D8" w14:textId="77777777" w:rsidR="00317E72" w:rsidRDefault="00000000">
      <w:pPr>
        <w:numPr>
          <w:ilvl w:val="0"/>
          <w:numId w:val="3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Testing cannot proceed effectively.</w:t>
      </w:r>
    </w:p>
    <w:p w14:paraId="0623ABEE" w14:textId="77777777" w:rsidR="00317E72" w:rsidRDefault="00000000">
      <w:pPr>
        <w:numPr>
          <w:ilvl w:val="0"/>
          <w:numId w:val="31"/>
        </w:num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Software quality decreases.</w:t>
      </w:r>
    </w:p>
    <w:p w14:paraId="21876F60" w14:textId="77777777" w:rsidR="00317E72" w:rsidRDefault="00000000">
      <w:pPr>
        <w:pStyle w:val="Heading3"/>
        <w:keepNext w:val="0"/>
        <w:keepLines w:val="0"/>
        <w:spacing w:before="28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20" w:name="_som0ge2whjzs" w:colFirst="0" w:colLast="0"/>
      <w:bookmarkEnd w:id="20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Solution</w:t>
      </w:r>
    </w:p>
    <w:p w14:paraId="63C88C44" w14:textId="77777777" w:rsidR="00317E72" w:rsidRDefault="00000000">
      <w:pPr>
        <w:numPr>
          <w:ilvl w:val="0"/>
          <w:numId w:val="20"/>
        </w:numPr>
        <w:spacing w:before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Review source code.</w:t>
      </w:r>
    </w:p>
    <w:p w14:paraId="1FB9F71B" w14:textId="77777777" w:rsidR="00317E72" w:rsidRDefault="00000000">
      <w:pPr>
        <w:numPr>
          <w:ilvl w:val="0"/>
          <w:numId w:val="20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Follow coding standards.</w:t>
      </w:r>
    </w:p>
    <w:p w14:paraId="3C497796" w14:textId="77777777" w:rsidR="00317E72" w:rsidRDefault="00000000">
      <w:pPr>
        <w:numPr>
          <w:ilvl w:val="0"/>
          <w:numId w:val="20"/>
        </w:num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Conduct code inspections before testing.</w:t>
      </w:r>
    </w:p>
    <w:p w14:paraId="697D98D8" w14:textId="77777777" w:rsidR="00317E72" w:rsidRDefault="00000000">
      <w:pPr>
        <w:spacing w:before="240" w:after="240" w:line="36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5648371E" wp14:editId="2B7755D6">
            <wp:extent cx="3429000" cy="2715584"/>
            <wp:effectExtent l="0" t="0" r="0" b="0"/>
            <wp:docPr id="24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5"/>
                    <a:srcRect l="26080" t="34913" r="49169" b="35661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7155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25D9121" w14:textId="77777777" w:rsidR="00317E72" w:rsidRDefault="00317E72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2A955FBA" w14:textId="77777777" w:rsidR="00317E72" w:rsidRDefault="00000000">
      <w:pPr>
        <w:spacing w:before="240" w:after="240" w:line="36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114300" distB="114300" distL="114300" distR="114300" wp14:anchorId="1C24C7B7" wp14:editId="4A0E6A35">
            <wp:extent cx="3240603" cy="2793281"/>
            <wp:effectExtent l="0" t="0" r="0" b="0"/>
            <wp:docPr id="10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t="43890" r="74917" b="23691"/>
                    <a:stretch>
                      <a:fillRect/>
                    </a:stretch>
                  </pic:blipFill>
                  <pic:spPr>
                    <a:xfrm>
                      <a:off x="0" y="0"/>
                      <a:ext cx="3240603" cy="279328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863A03" w14:textId="77777777" w:rsidR="00317E72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7. Construct a Concept Map</w:t>
      </w:r>
    </w:p>
    <w:p w14:paraId="1B6C5DF5" w14:textId="77777777" w:rsidR="00317E72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Given:</w:t>
      </w:r>
    </w:p>
    <w:p w14:paraId="275D43D1" w14:textId="77777777" w:rsidR="00317E72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>Problem Identification → ______ → Design → Implementation → ______</w:t>
      </w:r>
    </w:p>
    <w:p w14:paraId="3FFF6B2A" w14:textId="77777777" w:rsidR="00317E72" w:rsidRDefault="00000000">
      <w:pPr>
        <w:pStyle w:val="Heading3"/>
        <w:keepNext w:val="0"/>
        <w:keepLines w:val="0"/>
        <w:spacing w:before="28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21" w:name="_u24squd0luod" w:colFirst="0" w:colLast="0"/>
      <w:bookmarkEnd w:id="21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Explanation</w:t>
      </w:r>
    </w:p>
    <w:p w14:paraId="44BEF39D" w14:textId="77777777" w:rsidR="00317E72" w:rsidRDefault="0000000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Failure occurs during the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Coding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phase because implementation errors are introduced.</w:t>
      </w:r>
    </w:p>
    <w:p w14:paraId="6C94A134" w14:textId="77777777" w:rsidR="00317E72" w:rsidRDefault="00000000">
      <w:pPr>
        <w:pStyle w:val="Heading3"/>
        <w:keepNext w:val="0"/>
        <w:keepLines w:val="0"/>
        <w:spacing w:before="28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22" w:name="_usc8q9ie6v8a" w:colFirst="0" w:colLast="0"/>
      <w:bookmarkEnd w:id="22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Analysis</w:t>
      </w:r>
    </w:p>
    <w:p w14:paraId="1CF9398F" w14:textId="77777777" w:rsidR="00317E72" w:rsidRDefault="00000000">
      <w:pPr>
        <w:numPr>
          <w:ilvl w:val="0"/>
          <w:numId w:val="16"/>
        </w:numPr>
        <w:spacing w:before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Errors affect later phases.</w:t>
      </w:r>
    </w:p>
    <w:p w14:paraId="2021EB8F" w14:textId="77777777" w:rsidR="00317E72" w:rsidRDefault="00000000">
      <w:pPr>
        <w:numPr>
          <w:ilvl w:val="0"/>
          <w:numId w:val="16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Testing cannot proceed effectively.</w:t>
      </w:r>
    </w:p>
    <w:p w14:paraId="505680CD" w14:textId="77777777" w:rsidR="00317E72" w:rsidRDefault="00000000">
      <w:pPr>
        <w:numPr>
          <w:ilvl w:val="0"/>
          <w:numId w:val="16"/>
        </w:num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Software quality decreases.</w:t>
      </w:r>
    </w:p>
    <w:p w14:paraId="219806A0" w14:textId="77777777" w:rsidR="00317E72" w:rsidRDefault="00000000">
      <w:pPr>
        <w:pStyle w:val="Heading3"/>
        <w:keepNext w:val="0"/>
        <w:keepLines w:val="0"/>
        <w:spacing w:before="28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23" w:name="_8xaut1b1nvbh" w:colFirst="0" w:colLast="0"/>
      <w:bookmarkEnd w:id="23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Solution</w:t>
      </w:r>
    </w:p>
    <w:p w14:paraId="6042ECE8" w14:textId="77777777" w:rsidR="00317E72" w:rsidRDefault="00000000">
      <w:pPr>
        <w:numPr>
          <w:ilvl w:val="0"/>
          <w:numId w:val="28"/>
        </w:numPr>
        <w:spacing w:before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Review source code.</w:t>
      </w:r>
    </w:p>
    <w:p w14:paraId="028776BF" w14:textId="77777777" w:rsidR="00317E72" w:rsidRDefault="00000000">
      <w:pPr>
        <w:numPr>
          <w:ilvl w:val="0"/>
          <w:numId w:val="28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Follow coding standards.</w:t>
      </w:r>
    </w:p>
    <w:p w14:paraId="21E33789" w14:textId="77777777" w:rsidR="00317E72" w:rsidRDefault="00000000">
      <w:pPr>
        <w:numPr>
          <w:ilvl w:val="0"/>
          <w:numId w:val="28"/>
        </w:num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Conduct code inspections before testing.</w:t>
      </w:r>
    </w:p>
    <w:p w14:paraId="24D63474" w14:textId="77777777" w:rsidR="00317E72" w:rsidRDefault="00317E72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48A6FAAA" w14:textId="77777777" w:rsidR="00317E72" w:rsidRDefault="00000000">
      <w:pPr>
        <w:spacing w:before="240" w:after="240" w:line="36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114300" distB="114300" distL="114300" distR="114300" wp14:anchorId="260D4BF9" wp14:editId="67284554">
            <wp:extent cx="3543300" cy="2885259"/>
            <wp:effectExtent l="0" t="0" r="0" b="0"/>
            <wp:docPr id="12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5"/>
                    <a:srcRect l="50664" t="34913" r="25249" b="35607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288525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EB3242" w14:textId="77777777" w:rsidR="00317E72" w:rsidRDefault="00000000">
      <w:pPr>
        <w:spacing w:before="240" w:after="240" w:line="36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0EF8985C" wp14:editId="71F9CA06">
            <wp:extent cx="3655809" cy="3571875"/>
            <wp:effectExtent l="0" t="0" r="0" b="0"/>
            <wp:docPr id="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l="25083" t="43976" r="53488" b="24634"/>
                    <a:stretch>
                      <a:fillRect/>
                    </a:stretch>
                  </pic:blipFill>
                  <pic:spPr>
                    <a:xfrm>
                      <a:off x="0" y="0"/>
                      <a:ext cx="3655809" cy="3571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F3FA67" w14:textId="77777777" w:rsidR="00317E72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8. Construct a Concept Map</w:t>
      </w:r>
    </w:p>
    <w:p w14:paraId="07D9EE87" w14:textId="77777777" w:rsidR="00317E72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Given:</w:t>
      </w:r>
    </w:p>
    <w:p w14:paraId="4EA071DC" w14:textId="77777777" w:rsidR="00317E72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Object-Oriented Features</w:t>
      </w:r>
    </w:p>
    <w:p w14:paraId="7C3CD3F5" w14:textId="77777777" w:rsidR="00317E72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>→ Class</w:t>
      </w:r>
    </w:p>
    <w:p w14:paraId="449C671F" w14:textId="77777777" w:rsidR="00317E72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>→ ______</w:t>
      </w:r>
    </w:p>
    <w:p w14:paraId="3F2CF9B0" w14:textId="77777777" w:rsidR="00317E72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>→ Message Passing</w:t>
      </w:r>
    </w:p>
    <w:p w14:paraId="3B739E38" w14:textId="77777777" w:rsidR="00317E72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lastRenderedPageBreak/>
        <w:t>→ ______</w:t>
      </w:r>
    </w:p>
    <w:p w14:paraId="5D89968B" w14:textId="77777777" w:rsidR="00317E72" w:rsidRDefault="00000000">
      <w:pPr>
        <w:pStyle w:val="Heading3"/>
        <w:keepNext w:val="0"/>
        <w:keepLines w:val="0"/>
        <w:spacing w:before="28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24" w:name="_qptzanlyf8b9" w:colFirst="0" w:colLast="0"/>
      <w:bookmarkEnd w:id="24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Answer</w:t>
      </w:r>
    </w:p>
    <w:p w14:paraId="0261484A" w14:textId="77777777" w:rsidR="00317E72" w:rsidRDefault="00000000">
      <w:pPr>
        <w:numPr>
          <w:ilvl w:val="0"/>
          <w:numId w:val="1"/>
        </w:numPr>
        <w:spacing w:before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Object</w:t>
      </w:r>
    </w:p>
    <w:p w14:paraId="691EE0AC" w14:textId="77777777" w:rsidR="00317E72" w:rsidRDefault="00000000">
      <w:pPr>
        <w:numPr>
          <w:ilvl w:val="0"/>
          <w:numId w:val="1"/>
        </w:num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Dynamic Binding</w:t>
      </w:r>
    </w:p>
    <w:p w14:paraId="609E239E" w14:textId="77777777" w:rsidR="00317E72" w:rsidRDefault="00000000">
      <w:pPr>
        <w:pStyle w:val="Heading3"/>
        <w:keepNext w:val="0"/>
        <w:keepLines w:val="0"/>
        <w:spacing w:before="28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25" w:name="_y05qe42qai4p" w:colFirst="0" w:colLast="0"/>
      <w:bookmarkEnd w:id="25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Explanation</w:t>
      </w:r>
    </w:p>
    <w:p w14:paraId="2DC93BEB" w14:textId="77777777" w:rsidR="00317E72" w:rsidRDefault="00000000">
      <w:pPr>
        <w:numPr>
          <w:ilvl w:val="0"/>
          <w:numId w:val="19"/>
        </w:numPr>
        <w:spacing w:before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Objects are instances of classes.</w:t>
      </w:r>
    </w:p>
    <w:p w14:paraId="1C0C5FD8" w14:textId="77777777" w:rsidR="00317E72" w:rsidRDefault="00000000">
      <w:pPr>
        <w:numPr>
          <w:ilvl w:val="0"/>
          <w:numId w:val="19"/>
        </w:num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Dynamic Binding resolves method calls during runtime.</w:t>
      </w:r>
    </w:p>
    <w:p w14:paraId="21C5A129" w14:textId="77777777" w:rsidR="00317E72" w:rsidRDefault="00000000">
      <w:pPr>
        <w:pStyle w:val="Heading3"/>
        <w:keepNext w:val="0"/>
        <w:keepLines w:val="0"/>
        <w:spacing w:before="28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26" w:name="_fsfwlnrmt6r0" w:colFirst="0" w:colLast="0"/>
      <w:bookmarkEnd w:id="26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Analysis</w:t>
      </w:r>
    </w:p>
    <w:p w14:paraId="35C46482" w14:textId="77777777" w:rsidR="00317E72" w:rsidRDefault="00000000">
      <w:pPr>
        <w:numPr>
          <w:ilvl w:val="0"/>
          <w:numId w:val="26"/>
        </w:numPr>
        <w:spacing w:before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Supports flexibility.</w:t>
      </w:r>
    </w:p>
    <w:p w14:paraId="4A50950F" w14:textId="77777777" w:rsidR="00317E72" w:rsidRDefault="00000000">
      <w:pPr>
        <w:numPr>
          <w:ilvl w:val="0"/>
          <w:numId w:val="26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Improves maintainability.</w:t>
      </w:r>
    </w:p>
    <w:p w14:paraId="10734561" w14:textId="77777777" w:rsidR="00317E72" w:rsidRDefault="00000000">
      <w:pPr>
        <w:numPr>
          <w:ilvl w:val="0"/>
          <w:numId w:val="26"/>
        </w:num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Enables runtime polymorphism.</w:t>
      </w:r>
    </w:p>
    <w:p w14:paraId="3139676A" w14:textId="77777777" w:rsidR="00317E72" w:rsidRDefault="00000000">
      <w:pPr>
        <w:spacing w:before="240" w:after="240" w:line="36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16C848C2" wp14:editId="1C9C08A1">
            <wp:extent cx="3685372" cy="2897733"/>
            <wp:effectExtent l="0" t="0" r="0" b="0"/>
            <wp:docPr id="15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5"/>
                    <a:srcRect l="74917" t="33915" b="36353"/>
                    <a:stretch>
                      <a:fillRect/>
                    </a:stretch>
                  </pic:blipFill>
                  <pic:spPr>
                    <a:xfrm>
                      <a:off x="0" y="0"/>
                      <a:ext cx="3685372" cy="289773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2412ACC" w14:textId="77777777" w:rsidR="00317E72" w:rsidRDefault="00317E72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19138D0F" w14:textId="77777777" w:rsidR="00317E72" w:rsidRDefault="00000000">
      <w:pPr>
        <w:spacing w:before="240" w:after="240" w:line="36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114300" distB="114300" distL="114300" distR="114300" wp14:anchorId="2903CD46" wp14:editId="11E6C688">
            <wp:extent cx="3144675" cy="3708343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l="46346" t="43729" r="35382" b="23884"/>
                    <a:stretch>
                      <a:fillRect/>
                    </a:stretch>
                  </pic:blipFill>
                  <pic:spPr>
                    <a:xfrm>
                      <a:off x="0" y="0"/>
                      <a:ext cx="3144675" cy="37083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172DBA" w14:textId="77777777" w:rsidR="00317E72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9. Construct a Concept Map</w:t>
      </w:r>
    </w:p>
    <w:p w14:paraId="7A4208AA" w14:textId="77777777" w:rsidR="00317E72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Given:</w:t>
      </w:r>
    </w:p>
    <w:p w14:paraId="525368A1" w14:textId="77777777" w:rsidR="00317E72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Software Development Models</w:t>
      </w:r>
    </w:p>
    <w:p w14:paraId="64E1C087" w14:textId="77777777" w:rsidR="00317E72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>→ Waterfall</w:t>
      </w:r>
    </w:p>
    <w:p w14:paraId="43A3E54B" w14:textId="77777777" w:rsidR="00317E72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>→ ______</w:t>
      </w:r>
    </w:p>
    <w:p w14:paraId="01A03775" w14:textId="77777777" w:rsidR="00317E72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>→ Spiral</w:t>
      </w:r>
    </w:p>
    <w:p w14:paraId="7A7C225F" w14:textId="77777777" w:rsidR="00317E72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>→ ______</w:t>
      </w:r>
    </w:p>
    <w:p w14:paraId="073F906D" w14:textId="77777777" w:rsidR="00317E72" w:rsidRDefault="00000000">
      <w:pPr>
        <w:pStyle w:val="Heading3"/>
        <w:keepNext w:val="0"/>
        <w:keepLines w:val="0"/>
        <w:spacing w:before="28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27" w:name="_gor7tiev0egj" w:colFirst="0" w:colLast="0"/>
      <w:bookmarkEnd w:id="27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Answer</w:t>
      </w:r>
    </w:p>
    <w:p w14:paraId="2C9452A2" w14:textId="77777777" w:rsidR="00317E72" w:rsidRDefault="00000000">
      <w:pPr>
        <w:numPr>
          <w:ilvl w:val="0"/>
          <w:numId w:val="9"/>
        </w:numPr>
        <w:spacing w:before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Incremental Model</w:t>
      </w:r>
    </w:p>
    <w:p w14:paraId="5132CAB2" w14:textId="77777777" w:rsidR="00317E72" w:rsidRDefault="00000000">
      <w:pPr>
        <w:numPr>
          <w:ilvl w:val="0"/>
          <w:numId w:val="9"/>
        </w:num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Agile Model</w:t>
      </w:r>
    </w:p>
    <w:p w14:paraId="2496F132" w14:textId="77777777" w:rsidR="00317E72" w:rsidRDefault="00000000">
      <w:pPr>
        <w:pStyle w:val="Heading3"/>
        <w:keepNext w:val="0"/>
        <w:keepLines w:val="0"/>
        <w:spacing w:before="28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28" w:name="_utx222rzn867" w:colFirst="0" w:colLast="0"/>
      <w:bookmarkEnd w:id="28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Explanation</w:t>
      </w:r>
    </w:p>
    <w:p w14:paraId="4DAFDF88" w14:textId="77777777" w:rsidR="00317E72" w:rsidRDefault="00000000">
      <w:pPr>
        <w:numPr>
          <w:ilvl w:val="0"/>
          <w:numId w:val="33"/>
        </w:numPr>
        <w:spacing w:before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Incremental Model delivers software in stages.</w:t>
      </w:r>
    </w:p>
    <w:p w14:paraId="6F1F5279" w14:textId="77777777" w:rsidR="00317E72" w:rsidRDefault="00000000">
      <w:pPr>
        <w:numPr>
          <w:ilvl w:val="0"/>
          <w:numId w:val="33"/>
        </w:num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Agile promotes iterative development with customer feedback.</w:t>
      </w:r>
    </w:p>
    <w:p w14:paraId="1FABE5A5" w14:textId="77777777" w:rsidR="00317E72" w:rsidRDefault="00000000">
      <w:pPr>
        <w:pStyle w:val="Heading3"/>
        <w:keepNext w:val="0"/>
        <w:keepLines w:val="0"/>
        <w:spacing w:before="28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29" w:name="_v2mcv5d9l1t6" w:colFirst="0" w:colLast="0"/>
      <w:bookmarkEnd w:id="29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Analysis</w:t>
      </w:r>
    </w:p>
    <w:p w14:paraId="20959DD2" w14:textId="77777777" w:rsidR="00317E72" w:rsidRDefault="00000000">
      <w:pPr>
        <w:numPr>
          <w:ilvl w:val="0"/>
          <w:numId w:val="23"/>
        </w:numPr>
        <w:spacing w:before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Improves adaptability.</w:t>
      </w:r>
    </w:p>
    <w:p w14:paraId="26D44194" w14:textId="77777777" w:rsidR="00317E72" w:rsidRDefault="00000000">
      <w:pPr>
        <w:numPr>
          <w:ilvl w:val="0"/>
          <w:numId w:val="23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Reduces project risks.</w:t>
      </w:r>
    </w:p>
    <w:p w14:paraId="37E49EC3" w14:textId="77777777" w:rsidR="00317E72" w:rsidRDefault="00000000">
      <w:pPr>
        <w:numPr>
          <w:ilvl w:val="0"/>
          <w:numId w:val="23"/>
        </w:num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Increases customer satisfaction.</w:t>
      </w:r>
    </w:p>
    <w:p w14:paraId="58AB6A11" w14:textId="77777777" w:rsidR="00317E72" w:rsidRDefault="00000000">
      <w:pPr>
        <w:spacing w:before="240" w:after="240" w:line="36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5D5B098D" wp14:editId="088A3E44">
            <wp:extent cx="3524250" cy="2735607"/>
            <wp:effectExtent l="0" t="0" r="0" b="0"/>
            <wp:docPr id="6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5"/>
                    <a:srcRect t="65087" r="76246" b="7232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273560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10F61A" w14:textId="77777777" w:rsidR="00317E72" w:rsidRDefault="00000000">
      <w:pPr>
        <w:spacing w:before="240" w:after="240" w:line="36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3A837A97" wp14:editId="6102BC0F">
            <wp:extent cx="2868450" cy="3460847"/>
            <wp:effectExtent l="0" t="0" r="0" b="0"/>
            <wp:docPr id="2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l="64286" t="43525" r="18106" b="24439"/>
                    <a:stretch>
                      <a:fillRect/>
                    </a:stretch>
                  </pic:blipFill>
                  <pic:spPr>
                    <a:xfrm>
                      <a:off x="0" y="0"/>
                      <a:ext cx="2868450" cy="346084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BE1ACF" w14:textId="77777777" w:rsidR="00317E72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10. Construct a Concept Map</w:t>
      </w:r>
    </w:p>
    <w:p w14:paraId="24176F76" w14:textId="77777777" w:rsidR="00317E72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Given:</w:t>
      </w:r>
    </w:p>
    <w:p w14:paraId="321BC9E0" w14:textId="77777777" w:rsidR="00317E72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Class Diagram</w:t>
      </w:r>
    </w:p>
    <w:p w14:paraId="6F1C5F34" w14:textId="77777777" w:rsidR="00317E72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>→ Class</w:t>
      </w:r>
    </w:p>
    <w:p w14:paraId="2E7D3D03" w14:textId="77777777" w:rsidR="00317E72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lastRenderedPageBreak/>
        <w:t>→ ______</w:t>
      </w:r>
    </w:p>
    <w:p w14:paraId="159A5DF4" w14:textId="77777777" w:rsidR="00317E72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>→ Association</w:t>
      </w:r>
    </w:p>
    <w:p w14:paraId="5E132684" w14:textId="77777777" w:rsidR="00317E72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>→ ______</w:t>
      </w:r>
    </w:p>
    <w:p w14:paraId="1FB97DBB" w14:textId="77777777" w:rsidR="00317E72" w:rsidRDefault="00000000">
      <w:pPr>
        <w:pStyle w:val="Heading3"/>
        <w:keepNext w:val="0"/>
        <w:keepLines w:val="0"/>
        <w:spacing w:before="28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30" w:name="_lpagxtkkjvkd" w:colFirst="0" w:colLast="0"/>
      <w:bookmarkEnd w:id="30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Answer</w:t>
      </w:r>
    </w:p>
    <w:p w14:paraId="2A19385D" w14:textId="77777777" w:rsidR="00317E72" w:rsidRDefault="00000000">
      <w:pPr>
        <w:numPr>
          <w:ilvl w:val="0"/>
          <w:numId w:val="5"/>
        </w:numPr>
        <w:spacing w:before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Attribute</w:t>
      </w:r>
    </w:p>
    <w:p w14:paraId="249421ED" w14:textId="77777777" w:rsidR="00317E72" w:rsidRDefault="00000000">
      <w:pPr>
        <w:numPr>
          <w:ilvl w:val="0"/>
          <w:numId w:val="5"/>
        </w:num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Method</w:t>
      </w:r>
    </w:p>
    <w:p w14:paraId="61E64847" w14:textId="77777777" w:rsidR="00317E72" w:rsidRDefault="00000000">
      <w:pPr>
        <w:pStyle w:val="Heading3"/>
        <w:keepNext w:val="0"/>
        <w:keepLines w:val="0"/>
        <w:spacing w:before="28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31" w:name="_zbv70kow6k3n" w:colFirst="0" w:colLast="0"/>
      <w:bookmarkEnd w:id="31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Explanation</w:t>
      </w:r>
    </w:p>
    <w:p w14:paraId="5A6FBB0F" w14:textId="77777777" w:rsidR="00317E72" w:rsidRDefault="00000000">
      <w:pPr>
        <w:numPr>
          <w:ilvl w:val="0"/>
          <w:numId w:val="24"/>
        </w:numPr>
        <w:spacing w:before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Attributes describe class properties.</w:t>
      </w:r>
    </w:p>
    <w:p w14:paraId="0B68248A" w14:textId="77777777" w:rsidR="00317E72" w:rsidRDefault="00000000">
      <w:pPr>
        <w:numPr>
          <w:ilvl w:val="0"/>
          <w:numId w:val="24"/>
        </w:num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Methods define class operations.</w:t>
      </w:r>
    </w:p>
    <w:p w14:paraId="354E7FCD" w14:textId="77777777" w:rsidR="00317E72" w:rsidRDefault="00000000">
      <w:pPr>
        <w:pStyle w:val="Heading3"/>
        <w:keepNext w:val="0"/>
        <w:keepLines w:val="0"/>
        <w:spacing w:before="28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32" w:name="_pddlg01axc0f" w:colFirst="0" w:colLast="0"/>
      <w:bookmarkEnd w:id="32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Analysis</w:t>
      </w:r>
    </w:p>
    <w:p w14:paraId="1F89A1C2" w14:textId="77777777" w:rsidR="00317E72" w:rsidRDefault="00000000">
      <w:pPr>
        <w:numPr>
          <w:ilvl w:val="0"/>
          <w:numId w:val="2"/>
        </w:numPr>
        <w:spacing w:before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Represents object structure.</w:t>
      </w:r>
    </w:p>
    <w:p w14:paraId="7E0F517C" w14:textId="77777777" w:rsidR="00317E72" w:rsidRDefault="00000000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Improves documentation.</w:t>
      </w:r>
    </w:p>
    <w:p w14:paraId="2CB6033A" w14:textId="77777777" w:rsidR="00317E72" w:rsidRDefault="00000000">
      <w:pPr>
        <w:numPr>
          <w:ilvl w:val="0"/>
          <w:numId w:val="2"/>
        </w:num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Supports object-oriented design</w:t>
      </w:r>
    </w:p>
    <w:p w14:paraId="5DA6813D" w14:textId="77777777" w:rsidR="00317E72" w:rsidRDefault="00000000">
      <w:pPr>
        <w:spacing w:before="240" w:after="240" w:line="36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40F5770C" wp14:editId="23E4DAE8">
            <wp:extent cx="3452422" cy="2742158"/>
            <wp:effectExtent l="0" t="0" r="0" b="0"/>
            <wp:docPr id="19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5"/>
                    <a:srcRect l="24419" t="65539" r="52990" b="7509"/>
                    <a:stretch>
                      <a:fillRect/>
                    </a:stretch>
                  </pic:blipFill>
                  <pic:spPr>
                    <a:xfrm>
                      <a:off x="0" y="0"/>
                      <a:ext cx="3452422" cy="274215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B8F1B4" w14:textId="77777777" w:rsidR="00317E72" w:rsidRDefault="00000000">
      <w:pPr>
        <w:spacing w:before="240" w:after="240" w:line="36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114300" distB="114300" distL="114300" distR="114300" wp14:anchorId="1DAEBE11" wp14:editId="53BE461A">
            <wp:extent cx="2734926" cy="3164495"/>
            <wp:effectExtent l="0" t="0" r="0" b="0"/>
            <wp:docPr id="17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l="81894" t="44096" b="24466"/>
                    <a:stretch>
                      <a:fillRect/>
                    </a:stretch>
                  </pic:blipFill>
                  <pic:spPr>
                    <a:xfrm>
                      <a:off x="0" y="0"/>
                      <a:ext cx="2734926" cy="31644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1D597C" w14:textId="77777777" w:rsidR="00317E72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11. Construct a Concept Map</w:t>
      </w:r>
    </w:p>
    <w:p w14:paraId="19FED4BF" w14:textId="77777777" w:rsidR="00317E72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Given:</w:t>
      </w:r>
    </w:p>
    <w:p w14:paraId="60347009" w14:textId="77777777" w:rsidR="00317E72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Software Engineering Principles</w:t>
      </w:r>
    </w:p>
    <w:p w14:paraId="56BB0281" w14:textId="77777777" w:rsidR="00317E72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>→ Modularity</w:t>
      </w:r>
    </w:p>
    <w:p w14:paraId="5F5BE4A8" w14:textId="77777777" w:rsidR="00317E72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>→ ______</w:t>
      </w:r>
    </w:p>
    <w:p w14:paraId="635FDA0B" w14:textId="77777777" w:rsidR="00317E72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>→ Reusability</w:t>
      </w:r>
    </w:p>
    <w:p w14:paraId="6F3CD01B" w14:textId="77777777" w:rsidR="00317E72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>→ ______</w:t>
      </w:r>
    </w:p>
    <w:p w14:paraId="0B087C2C" w14:textId="77777777" w:rsidR="00317E72" w:rsidRDefault="00000000">
      <w:pPr>
        <w:pStyle w:val="Heading3"/>
        <w:keepNext w:val="0"/>
        <w:keepLines w:val="0"/>
        <w:spacing w:before="28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33" w:name="_k6vz19rc1aag" w:colFirst="0" w:colLast="0"/>
      <w:bookmarkEnd w:id="33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Answer</w:t>
      </w:r>
    </w:p>
    <w:p w14:paraId="5F9047E0" w14:textId="77777777" w:rsidR="00317E72" w:rsidRDefault="00000000">
      <w:pPr>
        <w:numPr>
          <w:ilvl w:val="0"/>
          <w:numId w:val="7"/>
        </w:numPr>
        <w:spacing w:before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Maintainability</w:t>
      </w:r>
    </w:p>
    <w:p w14:paraId="3D223670" w14:textId="77777777" w:rsidR="00317E72" w:rsidRDefault="00000000">
      <w:pPr>
        <w:numPr>
          <w:ilvl w:val="0"/>
          <w:numId w:val="7"/>
        </w:num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Scalability</w:t>
      </w:r>
    </w:p>
    <w:p w14:paraId="648F4D43" w14:textId="77777777" w:rsidR="00317E72" w:rsidRDefault="00000000">
      <w:pPr>
        <w:pStyle w:val="Heading3"/>
        <w:keepNext w:val="0"/>
        <w:keepLines w:val="0"/>
        <w:spacing w:before="28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34" w:name="_pomrnezd1e8j" w:colFirst="0" w:colLast="0"/>
      <w:bookmarkEnd w:id="34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Explanation</w:t>
      </w:r>
    </w:p>
    <w:p w14:paraId="6893F6BA" w14:textId="77777777" w:rsidR="00317E72" w:rsidRDefault="00000000">
      <w:pPr>
        <w:numPr>
          <w:ilvl w:val="0"/>
          <w:numId w:val="13"/>
        </w:numPr>
        <w:spacing w:before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Maintainability simplifies software updates.</w:t>
      </w:r>
    </w:p>
    <w:p w14:paraId="0F6D3349" w14:textId="77777777" w:rsidR="00317E72" w:rsidRDefault="00000000">
      <w:pPr>
        <w:numPr>
          <w:ilvl w:val="0"/>
          <w:numId w:val="13"/>
        </w:num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Scalability allows handling increased workloads.</w:t>
      </w:r>
    </w:p>
    <w:p w14:paraId="6B5538B4" w14:textId="77777777" w:rsidR="00317E72" w:rsidRDefault="00000000">
      <w:pPr>
        <w:pStyle w:val="Heading3"/>
        <w:keepNext w:val="0"/>
        <w:keepLines w:val="0"/>
        <w:spacing w:before="28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35" w:name="_55wn3sb965b4" w:colFirst="0" w:colLast="0"/>
      <w:bookmarkEnd w:id="35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Analysis</w:t>
      </w:r>
    </w:p>
    <w:p w14:paraId="3F6D52A4" w14:textId="77777777" w:rsidR="00317E72" w:rsidRDefault="00000000">
      <w:pPr>
        <w:numPr>
          <w:ilvl w:val="0"/>
          <w:numId w:val="10"/>
        </w:numPr>
        <w:spacing w:before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Improves software performance.</w:t>
      </w:r>
    </w:p>
    <w:p w14:paraId="60084427" w14:textId="77777777" w:rsidR="00317E72" w:rsidRDefault="00000000">
      <w:pPr>
        <w:numPr>
          <w:ilvl w:val="0"/>
          <w:numId w:val="10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Reduces maintenance effort.</w:t>
      </w:r>
    </w:p>
    <w:p w14:paraId="382B7F8F" w14:textId="77777777" w:rsidR="00317E72" w:rsidRDefault="00000000">
      <w:pPr>
        <w:numPr>
          <w:ilvl w:val="0"/>
          <w:numId w:val="10"/>
        </w:num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Supports long-term evolution.</w:t>
      </w:r>
    </w:p>
    <w:p w14:paraId="77C9604C" w14:textId="77777777" w:rsidR="00317E72" w:rsidRDefault="00000000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45942890" wp14:editId="5FE50356">
            <wp:extent cx="3228134" cy="2320221"/>
            <wp:effectExtent l="0" t="0" r="0" b="0"/>
            <wp:docPr id="22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5"/>
                    <a:srcRect l="47674" t="64838" r="26910" b="7731"/>
                    <a:stretch>
                      <a:fillRect/>
                    </a:stretch>
                  </pic:blipFill>
                  <pic:spPr>
                    <a:xfrm>
                      <a:off x="0" y="0"/>
                      <a:ext cx="3228134" cy="232022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802B2A" w14:textId="77777777" w:rsidR="00317E72" w:rsidRDefault="00000000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6FBDF113" wp14:editId="64D66940">
            <wp:extent cx="4572472" cy="1437633"/>
            <wp:effectExtent l="0" t="0" r="0" b="0"/>
            <wp:docPr id="26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6"/>
                    <a:srcRect t="76457" r="50332"/>
                    <a:stretch>
                      <a:fillRect/>
                    </a:stretch>
                  </pic:blipFill>
                  <pic:spPr>
                    <a:xfrm>
                      <a:off x="0" y="0"/>
                      <a:ext cx="4572472" cy="143763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049EEE" w14:textId="77777777" w:rsidR="00317E72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12. Given:</w:t>
      </w:r>
    </w:p>
    <w:p w14:paraId="375204E6" w14:textId="77777777" w:rsidR="00317E72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Requirement Analysis </w:t>
      </w:r>
      <w:r>
        <w:rPr>
          <w:rFonts w:ascii="Arial Unicode MS" w:eastAsia="Arial Unicode MS" w:hAnsi="Arial Unicode MS" w:cs="Arial Unicode MS"/>
          <w:sz w:val="24"/>
          <w:szCs w:val="24"/>
        </w:rPr>
        <w:t>✔</w:t>
      </w:r>
      <w:r>
        <w:rPr>
          <w:rFonts w:ascii="Cardo" w:eastAsia="Cardo" w:hAnsi="Cardo" w:cs="Cardo"/>
          <w:sz w:val="24"/>
          <w:szCs w:val="24"/>
        </w:rPr>
        <w:t xml:space="preserve"> → System Design </w:t>
      </w:r>
      <w:r>
        <w:rPr>
          <w:rFonts w:ascii="Arial Unicode MS" w:eastAsia="Arial Unicode MS" w:hAnsi="Arial Unicode MS" w:cs="Arial Unicode MS"/>
          <w:sz w:val="24"/>
          <w:szCs w:val="24"/>
        </w:rPr>
        <w:t>✔</w:t>
      </w:r>
      <w:r>
        <w:rPr>
          <w:rFonts w:ascii="Cardo" w:eastAsia="Cardo" w:hAnsi="Cardo" w:cs="Cardo"/>
          <w:sz w:val="24"/>
          <w:szCs w:val="24"/>
        </w:rPr>
        <w:t xml:space="preserve"> → Coding </w:t>
      </w:r>
      <w:r>
        <w:rPr>
          <w:rFonts w:ascii="Arial Unicode MS" w:eastAsia="Arial Unicode MS" w:hAnsi="Arial Unicode MS" w:cs="Arial Unicode MS"/>
          <w:sz w:val="24"/>
          <w:szCs w:val="24"/>
        </w:rPr>
        <w:t>✔</w:t>
      </w:r>
      <w:r>
        <w:rPr>
          <w:rFonts w:ascii="Cardo" w:eastAsia="Cardo" w:hAnsi="Cardo" w:cs="Cardo"/>
          <w:sz w:val="24"/>
          <w:szCs w:val="24"/>
        </w:rPr>
        <w:t xml:space="preserve"> → Integration </w:t>
      </w:r>
      <w:r>
        <w:rPr>
          <w:rFonts w:ascii="Arial Unicode MS" w:eastAsia="Arial Unicode MS" w:hAnsi="Arial Unicode MS" w:cs="Arial Unicode MS"/>
          <w:sz w:val="24"/>
          <w:szCs w:val="24"/>
        </w:rPr>
        <w:t>✖</w:t>
      </w:r>
      <w:r>
        <w:rPr>
          <w:rFonts w:ascii="Cardo" w:eastAsia="Cardo" w:hAnsi="Cardo" w:cs="Cardo"/>
          <w:sz w:val="24"/>
          <w:szCs w:val="24"/>
        </w:rPr>
        <w:t xml:space="preserve"> → Deployment </w:t>
      </w:r>
      <w:r>
        <w:rPr>
          <w:rFonts w:ascii="Arial Unicode MS" w:eastAsia="Arial Unicode MS" w:hAnsi="Arial Unicode MS" w:cs="Arial Unicode MS"/>
          <w:sz w:val="24"/>
          <w:szCs w:val="24"/>
        </w:rPr>
        <w:t>✖</w:t>
      </w:r>
    </w:p>
    <w:p w14:paraId="6092CFBB" w14:textId="77777777" w:rsidR="00317E72" w:rsidRDefault="00000000">
      <w:pPr>
        <w:pStyle w:val="Heading3"/>
        <w:keepNext w:val="0"/>
        <w:keepLines w:val="0"/>
        <w:spacing w:before="28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36" w:name="_v09mr7xxdqnw" w:colFirst="0" w:colLast="0"/>
      <w:bookmarkEnd w:id="36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Explanation</w:t>
      </w:r>
    </w:p>
    <w:p w14:paraId="7B383383" w14:textId="77777777" w:rsidR="00317E72" w:rsidRDefault="0000000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Failure occurs during the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Integration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phase because modules fail to communicate correctly.</w:t>
      </w:r>
    </w:p>
    <w:p w14:paraId="361D2F16" w14:textId="77777777" w:rsidR="00317E72" w:rsidRDefault="00000000">
      <w:pPr>
        <w:pStyle w:val="Heading3"/>
        <w:keepNext w:val="0"/>
        <w:keepLines w:val="0"/>
        <w:spacing w:before="28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37" w:name="_vr02v1g3el75" w:colFirst="0" w:colLast="0"/>
      <w:bookmarkEnd w:id="37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Analysis</w:t>
      </w:r>
    </w:p>
    <w:p w14:paraId="18A43AA2" w14:textId="77777777" w:rsidR="00317E72" w:rsidRDefault="00000000">
      <w:pPr>
        <w:numPr>
          <w:ilvl w:val="0"/>
          <w:numId w:val="27"/>
        </w:numPr>
        <w:spacing w:before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Causes functional inconsistencies.</w:t>
      </w:r>
    </w:p>
    <w:p w14:paraId="6F6A11F2" w14:textId="77777777" w:rsidR="00317E72" w:rsidRDefault="00000000">
      <w:pPr>
        <w:numPr>
          <w:ilvl w:val="0"/>
          <w:numId w:val="2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Delays deployment.</w:t>
      </w:r>
    </w:p>
    <w:p w14:paraId="533F5A7D" w14:textId="77777777" w:rsidR="00317E72" w:rsidRDefault="00000000">
      <w:pPr>
        <w:numPr>
          <w:ilvl w:val="0"/>
          <w:numId w:val="27"/>
        </w:num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Increases debugging effort.</w:t>
      </w:r>
    </w:p>
    <w:p w14:paraId="407F44B4" w14:textId="77777777" w:rsidR="00317E72" w:rsidRDefault="00000000">
      <w:pPr>
        <w:pStyle w:val="Heading3"/>
        <w:keepNext w:val="0"/>
        <w:keepLines w:val="0"/>
        <w:spacing w:before="28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38" w:name="_t60bg8tjivw6" w:colFirst="0" w:colLast="0"/>
      <w:bookmarkEnd w:id="38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Solution</w:t>
      </w:r>
    </w:p>
    <w:p w14:paraId="6D7B7851" w14:textId="77777777" w:rsidR="00317E72" w:rsidRDefault="00000000">
      <w:pPr>
        <w:numPr>
          <w:ilvl w:val="0"/>
          <w:numId w:val="34"/>
        </w:numPr>
        <w:spacing w:before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Perform integration testing.</w:t>
      </w:r>
    </w:p>
    <w:p w14:paraId="34C3ADD8" w14:textId="77777777" w:rsidR="00317E72" w:rsidRDefault="00000000">
      <w:pPr>
        <w:numPr>
          <w:ilvl w:val="0"/>
          <w:numId w:val="34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Verify module interfaces.</w:t>
      </w:r>
    </w:p>
    <w:p w14:paraId="51F0F908" w14:textId="77777777" w:rsidR="00317E72" w:rsidRDefault="00000000">
      <w:pPr>
        <w:numPr>
          <w:ilvl w:val="0"/>
          <w:numId w:val="34"/>
        </w:num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Resolve compatibility issues before deployment.</w:t>
      </w:r>
    </w:p>
    <w:p w14:paraId="248E7F46" w14:textId="77777777" w:rsidR="00317E72" w:rsidRDefault="00000000">
      <w:pPr>
        <w:spacing w:before="240" w:after="240" w:line="36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1090A620" wp14:editId="1841E65B">
            <wp:extent cx="3919523" cy="2666892"/>
            <wp:effectExtent l="0" t="0" r="0" b="0"/>
            <wp:docPr id="13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5"/>
                    <a:srcRect l="73588" t="65087" b="7980"/>
                    <a:stretch>
                      <a:fillRect/>
                    </a:stretch>
                  </pic:blipFill>
                  <pic:spPr>
                    <a:xfrm>
                      <a:off x="0" y="0"/>
                      <a:ext cx="3919523" cy="26668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B57254" w14:textId="77777777" w:rsidR="00317E72" w:rsidRDefault="00000000">
      <w:pPr>
        <w:spacing w:before="240" w:after="240" w:line="36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332EE489" wp14:editId="29022D71">
            <wp:extent cx="4882662" cy="1866900"/>
            <wp:effectExtent l="0" t="0" r="0" b="0"/>
            <wp:docPr id="27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l="55316" t="76556" r="3821"/>
                    <a:stretch>
                      <a:fillRect/>
                    </a:stretch>
                  </pic:blipFill>
                  <pic:spPr>
                    <a:xfrm>
                      <a:off x="0" y="0"/>
                      <a:ext cx="4882662" cy="186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EFC873" w14:textId="77777777" w:rsidR="00317E72" w:rsidRDefault="00317E72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9E9A5A3" w14:textId="77777777" w:rsidR="00317E72" w:rsidRDefault="00317E72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3845174" w14:textId="77777777" w:rsidR="00317E72" w:rsidRDefault="00317E72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635B6EB" w14:textId="77777777" w:rsidR="00317E72" w:rsidRDefault="00317E72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5B71EE0" w14:textId="77777777" w:rsidR="00317E72" w:rsidRDefault="00317E72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D28587C" w14:textId="77777777" w:rsidR="00317E72" w:rsidRDefault="00317E72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FD7501C" w14:textId="77777777" w:rsidR="00317E72" w:rsidRDefault="00317E72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2290B73" w14:textId="77777777" w:rsidR="00317E72" w:rsidRDefault="00317E72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BA92D58" w14:textId="77777777" w:rsidR="00317E72" w:rsidRDefault="00317E72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43D5878" w14:textId="77777777" w:rsidR="00317E72" w:rsidRDefault="00317E72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077C2B9" w14:textId="77777777" w:rsidR="00317E72" w:rsidRDefault="00317E72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D75DF7D" w14:textId="77777777" w:rsidR="00317E72" w:rsidRDefault="00317E72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E0BA5AA" w14:textId="77777777" w:rsidR="00317E72" w:rsidRDefault="00317E72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FDF29C5" w14:textId="77777777" w:rsidR="00317E72" w:rsidRDefault="00317E72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F52618D" w14:textId="77777777" w:rsidR="00317E72" w:rsidRDefault="00317E72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6754924" w14:textId="77777777" w:rsidR="00317E72" w:rsidRDefault="00317E72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C83F200" w14:textId="77777777" w:rsidR="00317E72" w:rsidRDefault="00317E72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34"/>
          <w:szCs w:val="34"/>
        </w:rPr>
      </w:pPr>
    </w:p>
    <w:p w14:paraId="3CE7B0A8" w14:textId="77777777" w:rsidR="00317E72" w:rsidRDefault="00317E72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34"/>
          <w:szCs w:val="34"/>
        </w:rPr>
      </w:pPr>
    </w:p>
    <w:p w14:paraId="1F7101E3" w14:textId="77777777" w:rsidR="00317E72" w:rsidRDefault="00317E72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34"/>
          <w:szCs w:val="34"/>
        </w:rPr>
      </w:pPr>
    </w:p>
    <w:p w14:paraId="4D6227AC" w14:textId="77777777" w:rsidR="00317E72" w:rsidRDefault="00317E72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34"/>
          <w:szCs w:val="34"/>
        </w:rPr>
      </w:pPr>
    </w:p>
    <w:p w14:paraId="4998D2E4" w14:textId="77777777" w:rsidR="00317E72" w:rsidRDefault="00317E72"/>
    <w:sectPr w:rsidR="00317E72"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do">
    <w:charset w:val="00"/>
    <w:family w:val="auto"/>
    <w:pitch w:val="default"/>
    <w:embedRegular r:id="rId1" w:fontKey="{11A30E60-BCFD-4402-8BA5-4846A4C51C5A}"/>
  </w:font>
  <w:font w:name="Noto Sans Symbols">
    <w:charset w:val="00"/>
    <w:family w:val="auto"/>
    <w:pitch w:val="default"/>
    <w:embedRegular r:id="rId2" w:fontKey="{5F9B5285-7C44-498B-9B7A-B4838DA24C72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4B0DA90F-0963-49B7-976F-4F410108242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0AFC2F2-404D-4DC8-B34B-B618CB43971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E4D94"/>
    <w:multiLevelType w:val="multilevel"/>
    <w:tmpl w:val="C9AA05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8987315"/>
    <w:multiLevelType w:val="multilevel"/>
    <w:tmpl w:val="90A470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C8E658C"/>
    <w:multiLevelType w:val="multilevel"/>
    <w:tmpl w:val="0BD66E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23A631B"/>
    <w:multiLevelType w:val="multilevel"/>
    <w:tmpl w:val="790066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77D3EDC"/>
    <w:multiLevelType w:val="multilevel"/>
    <w:tmpl w:val="8834C9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B07187F"/>
    <w:multiLevelType w:val="multilevel"/>
    <w:tmpl w:val="CD3CF4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C105A23"/>
    <w:multiLevelType w:val="multilevel"/>
    <w:tmpl w:val="7996E8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1D179F6"/>
    <w:multiLevelType w:val="multilevel"/>
    <w:tmpl w:val="9D4E38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5653AB8"/>
    <w:multiLevelType w:val="multilevel"/>
    <w:tmpl w:val="A44C71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75067AC"/>
    <w:multiLevelType w:val="multilevel"/>
    <w:tmpl w:val="F81E53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944492E"/>
    <w:multiLevelType w:val="multilevel"/>
    <w:tmpl w:val="6E4015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C56125A"/>
    <w:multiLevelType w:val="multilevel"/>
    <w:tmpl w:val="85D479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F1854E6"/>
    <w:multiLevelType w:val="multilevel"/>
    <w:tmpl w:val="781423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40311FC"/>
    <w:multiLevelType w:val="multilevel"/>
    <w:tmpl w:val="33022A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46215D1"/>
    <w:multiLevelType w:val="multilevel"/>
    <w:tmpl w:val="529452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7A54184"/>
    <w:multiLevelType w:val="multilevel"/>
    <w:tmpl w:val="5FBABC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48911BBA"/>
    <w:multiLevelType w:val="multilevel"/>
    <w:tmpl w:val="BC046C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4E5309C8"/>
    <w:multiLevelType w:val="multilevel"/>
    <w:tmpl w:val="D4BCCA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4F51291A"/>
    <w:multiLevelType w:val="multilevel"/>
    <w:tmpl w:val="16E83A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53E951B7"/>
    <w:multiLevelType w:val="multilevel"/>
    <w:tmpl w:val="3B5EE1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59DE52FE"/>
    <w:multiLevelType w:val="multilevel"/>
    <w:tmpl w:val="3864A8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606D0B18"/>
    <w:multiLevelType w:val="multilevel"/>
    <w:tmpl w:val="86E22D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61DC75F7"/>
    <w:multiLevelType w:val="multilevel"/>
    <w:tmpl w:val="CF9637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65164924"/>
    <w:multiLevelType w:val="multilevel"/>
    <w:tmpl w:val="74FC77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69227B42"/>
    <w:multiLevelType w:val="multilevel"/>
    <w:tmpl w:val="BDE80B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6AB14895"/>
    <w:multiLevelType w:val="multilevel"/>
    <w:tmpl w:val="5E0681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6EE17603"/>
    <w:multiLevelType w:val="multilevel"/>
    <w:tmpl w:val="697E76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6EF56B92"/>
    <w:multiLevelType w:val="multilevel"/>
    <w:tmpl w:val="30DEFC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75C43603"/>
    <w:multiLevelType w:val="multilevel"/>
    <w:tmpl w:val="8182EF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77A668B5"/>
    <w:multiLevelType w:val="multilevel"/>
    <w:tmpl w:val="4DC880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788C604A"/>
    <w:multiLevelType w:val="multilevel"/>
    <w:tmpl w:val="9738D3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78E64FE8"/>
    <w:multiLevelType w:val="multilevel"/>
    <w:tmpl w:val="612E85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7CF47D2E"/>
    <w:multiLevelType w:val="multilevel"/>
    <w:tmpl w:val="20BAE3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7E781802"/>
    <w:multiLevelType w:val="multilevel"/>
    <w:tmpl w:val="679E7F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2949702">
    <w:abstractNumId w:val="7"/>
  </w:num>
  <w:num w:numId="2" w16cid:durableId="1313679080">
    <w:abstractNumId w:val="30"/>
  </w:num>
  <w:num w:numId="3" w16cid:durableId="517233259">
    <w:abstractNumId w:val="20"/>
  </w:num>
  <w:num w:numId="4" w16cid:durableId="1608853408">
    <w:abstractNumId w:val="31"/>
  </w:num>
  <w:num w:numId="5" w16cid:durableId="30421323">
    <w:abstractNumId w:val="12"/>
  </w:num>
  <w:num w:numId="6" w16cid:durableId="1650016483">
    <w:abstractNumId w:val="2"/>
  </w:num>
  <w:num w:numId="7" w16cid:durableId="463423233">
    <w:abstractNumId w:val="32"/>
  </w:num>
  <w:num w:numId="8" w16cid:durableId="554395852">
    <w:abstractNumId w:val="17"/>
  </w:num>
  <w:num w:numId="9" w16cid:durableId="1328360771">
    <w:abstractNumId w:val="10"/>
  </w:num>
  <w:num w:numId="10" w16cid:durableId="1367561799">
    <w:abstractNumId w:val="1"/>
  </w:num>
  <w:num w:numId="11" w16cid:durableId="308630525">
    <w:abstractNumId w:val="13"/>
  </w:num>
  <w:num w:numId="12" w16cid:durableId="1997146575">
    <w:abstractNumId w:val="19"/>
  </w:num>
  <w:num w:numId="13" w16cid:durableId="898899862">
    <w:abstractNumId w:val="23"/>
  </w:num>
  <w:num w:numId="14" w16cid:durableId="1652177498">
    <w:abstractNumId w:val="26"/>
  </w:num>
  <w:num w:numId="15" w16cid:durableId="685904618">
    <w:abstractNumId w:val="25"/>
  </w:num>
  <w:num w:numId="16" w16cid:durableId="1528834809">
    <w:abstractNumId w:val="24"/>
  </w:num>
  <w:num w:numId="17" w16cid:durableId="723408477">
    <w:abstractNumId w:val="8"/>
  </w:num>
  <w:num w:numId="18" w16cid:durableId="1276474275">
    <w:abstractNumId w:val="16"/>
  </w:num>
  <w:num w:numId="19" w16cid:durableId="1952130705">
    <w:abstractNumId w:val="29"/>
  </w:num>
  <w:num w:numId="20" w16cid:durableId="546141293">
    <w:abstractNumId w:val="21"/>
  </w:num>
  <w:num w:numId="21" w16cid:durableId="986275910">
    <w:abstractNumId w:val="27"/>
  </w:num>
  <w:num w:numId="22" w16cid:durableId="40836314">
    <w:abstractNumId w:val="6"/>
  </w:num>
  <w:num w:numId="23" w16cid:durableId="343945940">
    <w:abstractNumId w:val="22"/>
  </w:num>
  <w:num w:numId="24" w16cid:durableId="1667901846">
    <w:abstractNumId w:val="14"/>
  </w:num>
  <w:num w:numId="25" w16cid:durableId="1603368804">
    <w:abstractNumId w:val="9"/>
  </w:num>
  <w:num w:numId="26" w16cid:durableId="12265082">
    <w:abstractNumId w:val="11"/>
  </w:num>
  <w:num w:numId="27" w16cid:durableId="1872110686">
    <w:abstractNumId w:val="18"/>
  </w:num>
  <w:num w:numId="28" w16cid:durableId="890071465">
    <w:abstractNumId w:val="0"/>
  </w:num>
  <w:num w:numId="29" w16cid:durableId="1449466745">
    <w:abstractNumId w:val="15"/>
  </w:num>
  <w:num w:numId="30" w16cid:durableId="2127314456">
    <w:abstractNumId w:val="3"/>
  </w:num>
  <w:num w:numId="31" w16cid:durableId="2080442067">
    <w:abstractNumId w:val="28"/>
  </w:num>
  <w:num w:numId="32" w16cid:durableId="308635339">
    <w:abstractNumId w:val="33"/>
  </w:num>
  <w:num w:numId="33" w16cid:durableId="1604419260">
    <w:abstractNumId w:val="5"/>
  </w:num>
  <w:num w:numId="34" w16cid:durableId="123701174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isplayBackgroundShape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7E72"/>
    <w:rsid w:val="001251CB"/>
    <w:rsid w:val="001807CE"/>
    <w:rsid w:val="00317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807A0"/>
  <w15:docId w15:val="{42653874-163E-4F03-AA53-CEB3DB76C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812</Words>
  <Characters>4629</Characters>
  <Application>Microsoft Office Word</Application>
  <DocSecurity>0</DocSecurity>
  <Lines>38</Lines>
  <Paragraphs>10</Paragraphs>
  <ScaleCrop>false</ScaleCrop>
  <Company/>
  <LinksUpToDate>false</LinksUpToDate>
  <CharactersWithSpaces>5431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Trisha Anandan</cp:lastModifiedBy>
  <cp:revision>2</cp:revision>
  <dcterms:created xsi:type="dcterms:W3CDTF">2026-07-13T12:13:00Z</dcterms:created>
  <dcterms:modified xsi:type="dcterms:W3CDTF">2026-07-13T12:14:00Z</dcterms:modified>
</cp:coreProperties>
</file>